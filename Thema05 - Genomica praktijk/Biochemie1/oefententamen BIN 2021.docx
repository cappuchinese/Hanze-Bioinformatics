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A442A" w14:textId="77777777" w:rsidR="0078291F" w:rsidRPr="00AB2FE3" w:rsidRDefault="0078291F" w:rsidP="00BF30C3">
      <w:pPr>
        <w:pStyle w:val="Lijstalinea"/>
        <w:ind w:left="0"/>
        <w:rPr>
          <w:ins w:id="0" w:author="JDK" w:date="2017-11-05T20:30:00Z"/>
          <w:rFonts w:ascii="Arial" w:hAnsi="Arial" w:cs="Arial"/>
          <w:lang w:val="nl-NL"/>
        </w:rPr>
      </w:pPr>
    </w:p>
    <w:p w14:paraId="425CA330" w14:textId="503A8B45" w:rsidR="005D775F" w:rsidRPr="00AB2FE3" w:rsidRDefault="008B22EA" w:rsidP="00BF30C3">
      <w:pPr>
        <w:pStyle w:val="Standard"/>
        <w:tabs>
          <w:tab w:val="left" w:pos="567"/>
          <w:tab w:val="left" w:pos="993"/>
        </w:tabs>
        <w:rPr>
          <w:rFonts w:ascii="Arial" w:hAnsi="Arial" w:cs="Arial"/>
        </w:rPr>
      </w:pPr>
      <w:r w:rsidRPr="00AB2FE3">
        <w:rPr>
          <w:rFonts w:ascii="Arial" w:hAnsi="Arial" w:cs="Arial"/>
        </w:rPr>
        <w:t>Meerkeuzevragen (</w:t>
      </w:r>
      <w:r w:rsidRPr="00AB2FE3">
        <w:rPr>
          <w:rFonts w:ascii="Arial" w:hAnsi="Arial" w:cs="Arial"/>
          <w:b/>
        </w:rPr>
        <w:t>2p</w:t>
      </w:r>
      <w:r w:rsidRPr="00AB2FE3">
        <w:rPr>
          <w:rFonts w:ascii="Arial" w:hAnsi="Arial" w:cs="Arial"/>
        </w:rPr>
        <w:t xml:space="preserve"> per vraag). Kies steeds 1 (het best passende) antwoord.</w:t>
      </w:r>
    </w:p>
    <w:p w14:paraId="70FDAF4E" w14:textId="51F91A1B" w:rsidR="008B22EA" w:rsidRPr="00AB2FE3" w:rsidRDefault="008B22EA" w:rsidP="00BF30C3">
      <w:pPr>
        <w:pStyle w:val="Standard"/>
        <w:tabs>
          <w:tab w:val="left" w:pos="567"/>
          <w:tab w:val="left" w:pos="993"/>
        </w:tabs>
        <w:rPr>
          <w:rFonts w:ascii="Arial" w:hAnsi="Arial" w:cs="Arial"/>
        </w:rPr>
      </w:pPr>
    </w:p>
    <w:p w14:paraId="3B5A79B3" w14:textId="77777777" w:rsidR="008B22EA" w:rsidRPr="00AB2FE3" w:rsidRDefault="008B22EA" w:rsidP="00BF30C3">
      <w:pPr>
        <w:pStyle w:val="Lijstalinea"/>
        <w:ind w:left="0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1.</w:t>
      </w:r>
      <w:r w:rsidRPr="00AB2FE3">
        <w:rPr>
          <w:rFonts w:ascii="Arial" w:hAnsi="Arial" w:cs="Arial"/>
          <w:lang w:val="nl-NL"/>
        </w:rPr>
        <w:tab/>
        <w:t xml:space="preserve">Welke bewering over secundaire </w:t>
      </w:r>
      <w:proofErr w:type="spellStart"/>
      <w:r w:rsidRPr="00AB2FE3">
        <w:rPr>
          <w:rFonts w:ascii="Arial" w:hAnsi="Arial" w:cs="Arial"/>
          <w:lang w:val="nl-NL"/>
        </w:rPr>
        <w:t>transporters</w:t>
      </w:r>
      <w:proofErr w:type="spellEnd"/>
      <w:r w:rsidRPr="00AB2FE3">
        <w:rPr>
          <w:rFonts w:ascii="Arial" w:hAnsi="Arial" w:cs="Arial"/>
          <w:lang w:val="nl-NL"/>
        </w:rPr>
        <w:t xml:space="preserve"> is juist?</w:t>
      </w:r>
    </w:p>
    <w:p w14:paraId="18FB9668" w14:textId="77777777" w:rsidR="008B22EA" w:rsidRPr="00AB2FE3" w:rsidRDefault="008B22EA" w:rsidP="00BF30C3">
      <w:pPr>
        <w:pStyle w:val="Lijstalinea"/>
        <w:numPr>
          <w:ilvl w:val="0"/>
          <w:numId w:val="27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Secundaire </w:t>
      </w:r>
      <w:proofErr w:type="spellStart"/>
      <w:r w:rsidRPr="00AB2FE3">
        <w:rPr>
          <w:rFonts w:ascii="Arial" w:hAnsi="Arial" w:cs="Arial"/>
          <w:lang w:val="nl-NL"/>
        </w:rPr>
        <w:t>transporters</w:t>
      </w:r>
      <w:proofErr w:type="spellEnd"/>
      <w:r w:rsidRPr="00AB2FE3">
        <w:rPr>
          <w:rFonts w:ascii="Arial" w:hAnsi="Arial" w:cs="Arial"/>
          <w:lang w:val="nl-NL"/>
        </w:rPr>
        <w:t xml:space="preserve"> gebruiken ATP als energiebron voor het transport van moleculen.</w:t>
      </w:r>
    </w:p>
    <w:p w14:paraId="6B9A90B3" w14:textId="77777777" w:rsidR="00D359C0" w:rsidRPr="00AB2FE3" w:rsidRDefault="00D359C0" w:rsidP="00BF30C3">
      <w:pPr>
        <w:pStyle w:val="Lijstalinea"/>
        <w:numPr>
          <w:ilvl w:val="0"/>
          <w:numId w:val="27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Secundaire </w:t>
      </w:r>
      <w:proofErr w:type="spellStart"/>
      <w:r w:rsidRPr="00AB2FE3">
        <w:rPr>
          <w:rFonts w:ascii="Arial" w:hAnsi="Arial" w:cs="Arial"/>
          <w:lang w:val="nl-NL"/>
        </w:rPr>
        <w:t>transporters</w:t>
      </w:r>
      <w:proofErr w:type="spellEnd"/>
      <w:r w:rsidRPr="00AB2FE3">
        <w:rPr>
          <w:rFonts w:ascii="Arial" w:hAnsi="Arial" w:cs="Arial"/>
          <w:lang w:val="nl-NL"/>
        </w:rPr>
        <w:t xml:space="preserve"> transporteren alleen geladen moleculen.</w:t>
      </w:r>
    </w:p>
    <w:p w14:paraId="2DB9F595" w14:textId="77A77308" w:rsidR="00D359C0" w:rsidRPr="00AB2FE3" w:rsidRDefault="008B22EA" w:rsidP="00BF30C3">
      <w:pPr>
        <w:pStyle w:val="Lijstalinea"/>
        <w:numPr>
          <w:ilvl w:val="0"/>
          <w:numId w:val="27"/>
        </w:numPr>
        <w:ind w:left="1418" w:hanging="709"/>
        <w:rPr>
          <w:rFonts w:ascii="Arial" w:hAnsi="Arial" w:cs="Arial"/>
          <w:lang w:val="nl-NL"/>
        </w:rPr>
      </w:pPr>
      <w:proofErr w:type="spellStart"/>
      <w:r w:rsidRPr="00AB2FE3">
        <w:rPr>
          <w:rFonts w:ascii="Arial" w:hAnsi="Arial" w:cs="Arial"/>
          <w:lang w:val="nl-NL"/>
        </w:rPr>
        <w:t>Symporters</w:t>
      </w:r>
      <w:proofErr w:type="spellEnd"/>
      <w:r w:rsidRPr="00AB2FE3">
        <w:rPr>
          <w:rFonts w:ascii="Arial" w:hAnsi="Arial" w:cs="Arial"/>
          <w:lang w:val="nl-NL"/>
        </w:rPr>
        <w:t xml:space="preserve"> transporteren twee substraten in tegenovergestelde richting.</w:t>
      </w:r>
      <w:r w:rsidR="00D359C0" w:rsidRPr="00AB2FE3">
        <w:rPr>
          <w:rFonts w:ascii="Arial" w:hAnsi="Arial" w:cs="Arial"/>
          <w:lang w:val="nl-NL"/>
        </w:rPr>
        <w:t xml:space="preserve"> </w:t>
      </w:r>
    </w:p>
    <w:p w14:paraId="6C7440E8" w14:textId="1DC4FEEC" w:rsidR="008B22EA" w:rsidRPr="00AB2FE3" w:rsidRDefault="00D359C0" w:rsidP="00BF30C3">
      <w:pPr>
        <w:pStyle w:val="Lijstalinea"/>
        <w:numPr>
          <w:ilvl w:val="0"/>
          <w:numId w:val="27"/>
        </w:numPr>
        <w:ind w:left="1418" w:hanging="709"/>
        <w:rPr>
          <w:rFonts w:ascii="Arial" w:hAnsi="Arial" w:cs="Arial"/>
          <w:lang w:val="nl-NL"/>
        </w:rPr>
      </w:pPr>
      <w:proofErr w:type="spellStart"/>
      <w:r w:rsidRPr="00AB2FE3">
        <w:rPr>
          <w:rFonts w:ascii="Arial" w:hAnsi="Arial" w:cs="Arial"/>
          <w:lang w:val="nl-NL"/>
        </w:rPr>
        <w:t>Antiporters</w:t>
      </w:r>
      <w:proofErr w:type="spellEnd"/>
      <w:r w:rsidRPr="00AB2FE3">
        <w:rPr>
          <w:rFonts w:ascii="Arial" w:hAnsi="Arial" w:cs="Arial"/>
          <w:lang w:val="nl-NL"/>
        </w:rPr>
        <w:t xml:space="preserve"> transporteren twee substraten in tegenovergestelde richting.</w:t>
      </w:r>
    </w:p>
    <w:p w14:paraId="48830F8F" w14:textId="77777777" w:rsidR="008B22EA" w:rsidRPr="00AB2FE3" w:rsidRDefault="008B22EA" w:rsidP="00BF30C3">
      <w:pPr>
        <w:pStyle w:val="Lijstalinea"/>
        <w:ind w:left="0"/>
        <w:rPr>
          <w:rFonts w:ascii="Arial" w:hAnsi="Arial" w:cs="Arial"/>
          <w:lang w:val="nl-NL"/>
        </w:rPr>
      </w:pPr>
    </w:p>
    <w:p w14:paraId="66F8BAB6" w14:textId="77777777" w:rsidR="008B22EA" w:rsidRPr="00AB2FE3" w:rsidRDefault="008B22EA" w:rsidP="00BF30C3">
      <w:pPr>
        <w:pStyle w:val="Lijstalinea"/>
        <w:ind w:left="0"/>
        <w:rPr>
          <w:rFonts w:ascii="Arial" w:hAnsi="Arial" w:cs="Arial"/>
          <w:lang w:val="nl-NL"/>
        </w:rPr>
      </w:pPr>
    </w:p>
    <w:p w14:paraId="7DB63DA7" w14:textId="4A4CA1B9" w:rsidR="0006019B" w:rsidRPr="00AB2FE3" w:rsidRDefault="008B22EA" w:rsidP="00BF30C3">
      <w:pPr>
        <w:pStyle w:val="Lijstalinea"/>
        <w:ind w:left="700" w:hanging="700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2.</w:t>
      </w:r>
      <w:r w:rsidRPr="00AB2FE3">
        <w:rPr>
          <w:rFonts w:ascii="Arial" w:hAnsi="Arial" w:cs="Arial"/>
          <w:lang w:val="nl-NL"/>
        </w:rPr>
        <w:tab/>
      </w:r>
      <w:r w:rsidR="0006019B" w:rsidRPr="00AB2FE3">
        <w:rPr>
          <w:rFonts w:ascii="Arial" w:hAnsi="Arial" w:cs="Arial"/>
          <w:lang w:val="nl-NL"/>
        </w:rPr>
        <w:t xml:space="preserve">Wat is het Bohr-effect? </w:t>
      </w:r>
    </w:p>
    <w:p w14:paraId="78E51BBB" w14:textId="3318982D" w:rsidR="0006019B" w:rsidRPr="00AB2FE3" w:rsidRDefault="0006019B" w:rsidP="00BF30C3">
      <w:pPr>
        <w:pStyle w:val="Lijstalinea"/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a) </w:t>
      </w:r>
      <w:r w:rsidR="001400E0" w:rsidRPr="00AB2FE3">
        <w:rPr>
          <w:rFonts w:ascii="Arial" w:hAnsi="Arial" w:cs="Arial"/>
          <w:lang w:val="nl-NL"/>
        </w:rPr>
        <w:tab/>
      </w:r>
      <w:r w:rsidRPr="00AB2FE3">
        <w:rPr>
          <w:rFonts w:ascii="Arial" w:hAnsi="Arial" w:cs="Arial"/>
          <w:lang w:val="nl-NL"/>
        </w:rPr>
        <w:t xml:space="preserve">de verandering van de </w:t>
      </w:r>
      <w:r w:rsidR="00453A25" w:rsidRPr="00AB2FE3">
        <w:rPr>
          <w:rFonts w:ascii="Arial" w:hAnsi="Arial" w:cs="Arial"/>
          <w:lang w:val="nl-NL"/>
        </w:rPr>
        <w:t>hemoglobine</w:t>
      </w:r>
      <w:r w:rsidRPr="00AB2FE3">
        <w:rPr>
          <w:rFonts w:ascii="Arial" w:hAnsi="Arial" w:cs="Arial"/>
          <w:lang w:val="nl-NL"/>
        </w:rPr>
        <w:t xml:space="preserve">conformatie bij lage </w:t>
      </w:r>
      <w:proofErr w:type="spellStart"/>
      <w:r w:rsidRPr="00AB2FE3">
        <w:rPr>
          <w:rFonts w:ascii="Arial" w:hAnsi="Arial" w:cs="Arial"/>
          <w:lang w:val="nl-NL"/>
        </w:rPr>
        <w:t>zuurstof</w:t>
      </w:r>
      <w:r w:rsidR="00EF0C13" w:rsidRPr="00AB2FE3">
        <w:rPr>
          <w:rFonts w:ascii="Arial" w:hAnsi="Arial" w:cs="Arial"/>
          <w:lang w:val="nl-NL"/>
        </w:rPr>
        <w:t>-</w:t>
      </w:r>
      <w:r w:rsidRPr="00AB2FE3">
        <w:rPr>
          <w:rFonts w:ascii="Arial" w:hAnsi="Arial" w:cs="Arial"/>
          <w:lang w:val="nl-NL"/>
        </w:rPr>
        <w:t>concentraties</w:t>
      </w:r>
      <w:proofErr w:type="spellEnd"/>
    </w:p>
    <w:p w14:paraId="0BF0D90C" w14:textId="424DA9E4" w:rsidR="001400E0" w:rsidRPr="00AB2FE3" w:rsidRDefault="0006019B" w:rsidP="00BF30C3">
      <w:pPr>
        <w:pStyle w:val="Lijstalinea"/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b) </w:t>
      </w:r>
      <w:r w:rsidR="001400E0" w:rsidRPr="00AB2FE3">
        <w:rPr>
          <w:rFonts w:ascii="Arial" w:hAnsi="Arial" w:cs="Arial"/>
          <w:lang w:val="nl-NL"/>
        </w:rPr>
        <w:tab/>
        <w:t xml:space="preserve">de verandering van de </w:t>
      </w:r>
      <w:r w:rsidR="00453A25" w:rsidRPr="00AB2FE3">
        <w:rPr>
          <w:rFonts w:ascii="Arial" w:hAnsi="Arial" w:cs="Arial"/>
          <w:lang w:val="nl-NL"/>
        </w:rPr>
        <w:t>hemoglobine</w:t>
      </w:r>
      <w:r w:rsidR="001400E0" w:rsidRPr="00AB2FE3">
        <w:rPr>
          <w:rFonts w:ascii="Arial" w:hAnsi="Arial" w:cs="Arial"/>
          <w:lang w:val="nl-NL"/>
        </w:rPr>
        <w:t xml:space="preserve">conformatie in aanwezigheid van </w:t>
      </w:r>
      <w:proofErr w:type="spellStart"/>
      <w:r w:rsidR="001400E0" w:rsidRPr="00AB2FE3">
        <w:rPr>
          <w:rFonts w:ascii="Arial" w:hAnsi="Arial" w:cs="Arial"/>
          <w:lang w:val="nl-NL"/>
        </w:rPr>
        <w:t>myoglobine</w:t>
      </w:r>
      <w:proofErr w:type="spellEnd"/>
    </w:p>
    <w:p w14:paraId="22723512" w14:textId="011B2C1D" w:rsidR="0006019B" w:rsidRPr="00AB2FE3" w:rsidRDefault="001400E0" w:rsidP="00BF30C3">
      <w:pPr>
        <w:pStyle w:val="Lijstalinea"/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c) </w:t>
      </w:r>
      <w:r w:rsidRPr="00AB2FE3">
        <w:rPr>
          <w:rFonts w:ascii="Arial" w:hAnsi="Arial" w:cs="Arial"/>
          <w:lang w:val="nl-NL"/>
        </w:rPr>
        <w:tab/>
      </w:r>
      <w:r w:rsidR="0006019B" w:rsidRPr="00AB2FE3">
        <w:rPr>
          <w:rFonts w:ascii="Arial" w:hAnsi="Arial" w:cs="Arial"/>
          <w:lang w:val="nl-NL"/>
        </w:rPr>
        <w:t>de regulatie van de binding van zuurstof aan hemoglobine door waterstofionen en koolstofdioxide</w:t>
      </w:r>
    </w:p>
    <w:p w14:paraId="33477389" w14:textId="026D6CFC" w:rsidR="0006019B" w:rsidRPr="00AB2FE3" w:rsidRDefault="001400E0" w:rsidP="00BF30C3">
      <w:pPr>
        <w:pStyle w:val="Lijstalinea"/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d</w:t>
      </w:r>
      <w:r w:rsidR="0006019B" w:rsidRPr="00AB2FE3">
        <w:rPr>
          <w:rFonts w:ascii="Arial" w:hAnsi="Arial" w:cs="Arial"/>
          <w:lang w:val="nl-NL"/>
        </w:rPr>
        <w:t xml:space="preserve">) </w:t>
      </w:r>
      <w:r w:rsidRPr="00AB2FE3">
        <w:rPr>
          <w:rFonts w:ascii="Arial" w:hAnsi="Arial" w:cs="Arial"/>
          <w:lang w:val="nl-NL"/>
        </w:rPr>
        <w:tab/>
        <w:t>de regulatie van de binding van zuurstof aan hemoglobine door 2,3-bifosfoglyceraat (2,3-BPG)</w:t>
      </w:r>
    </w:p>
    <w:p w14:paraId="04097667" w14:textId="1F19A2B8" w:rsidR="008B22EA" w:rsidRDefault="0006019B" w:rsidP="00BF30C3">
      <w:pPr>
        <w:pStyle w:val="Lijstalinea"/>
        <w:ind w:left="700" w:hanging="700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 </w:t>
      </w:r>
    </w:p>
    <w:p w14:paraId="358442CA" w14:textId="77777777" w:rsidR="00BF30C3" w:rsidRPr="00AB2FE3" w:rsidRDefault="00BF30C3" w:rsidP="00BF30C3">
      <w:pPr>
        <w:pStyle w:val="Lijstalinea"/>
        <w:ind w:left="700" w:hanging="700"/>
        <w:rPr>
          <w:rFonts w:ascii="Arial" w:hAnsi="Arial" w:cs="Arial"/>
          <w:lang w:val="nl-NL"/>
        </w:rPr>
      </w:pPr>
    </w:p>
    <w:p w14:paraId="0E2E7BB7" w14:textId="3865A909" w:rsidR="008B22EA" w:rsidRPr="00AB2FE3" w:rsidRDefault="00BF30C3" w:rsidP="00BF30C3">
      <w:pPr>
        <w:ind w:left="708" w:hanging="708"/>
        <w:rPr>
          <w:rFonts w:ascii="Arial" w:hAnsi="Arial" w:cs="Arial"/>
          <w:color w:val="000000" w:themeColor="text1"/>
          <w:lang w:val="nl-NL"/>
        </w:rPr>
      </w:pPr>
      <w:r>
        <w:rPr>
          <w:rFonts w:ascii="Arial" w:hAnsi="Arial" w:cs="Arial"/>
          <w:color w:val="000000" w:themeColor="text1"/>
          <w:lang w:val="nl-NL"/>
        </w:rPr>
        <w:t>3</w:t>
      </w:r>
      <w:r w:rsidR="008B22EA" w:rsidRPr="00AB2FE3">
        <w:rPr>
          <w:rFonts w:ascii="Arial" w:hAnsi="Arial" w:cs="Arial"/>
          <w:color w:val="000000" w:themeColor="text1"/>
          <w:lang w:val="nl-NL"/>
        </w:rPr>
        <w:t>.</w:t>
      </w:r>
      <w:r w:rsidR="008B22EA" w:rsidRPr="00AB2FE3">
        <w:rPr>
          <w:rFonts w:ascii="Arial" w:hAnsi="Arial" w:cs="Arial"/>
          <w:color w:val="000000" w:themeColor="text1"/>
          <w:lang w:val="nl-NL"/>
        </w:rPr>
        <w:tab/>
        <w:t xml:space="preserve">Hieronder staat een </w:t>
      </w:r>
      <w:proofErr w:type="spellStart"/>
      <w:r w:rsidR="008B22EA" w:rsidRPr="00AB2FE3">
        <w:rPr>
          <w:rFonts w:ascii="Arial" w:hAnsi="Arial" w:cs="Arial"/>
          <w:color w:val="000000" w:themeColor="text1"/>
          <w:lang w:val="nl-NL"/>
        </w:rPr>
        <w:t>Ramachandran</w:t>
      </w:r>
      <w:proofErr w:type="spellEnd"/>
      <w:r w:rsidR="008B22EA" w:rsidRPr="00AB2FE3">
        <w:rPr>
          <w:rFonts w:ascii="Arial" w:hAnsi="Arial" w:cs="Arial"/>
          <w:color w:val="000000" w:themeColor="text1"/>
          <w:lang w:val="nl-NL"/>
        </w:rPr>
        <w:t xml:space="preserve">-plot van een nieuwe eiwitstructuur. Wat betekent het als er aminozuren zijn die buiten de (grijs)gekleurde gebieden vallen in deze </w:t>
      </w:r>
      <w:proofErr w:type="spellStart"/>
      <w:r w:rsidR="008B22EA" w:rsidRPr="00AB2FE3">
        <w:rPr>
          <w:rFonts w:ascii="Arial" w:hAnsi="Arial" w:cs="Arial"/>
          <w:color w:val="000000" w:themeColor="text1"/>
          <w:lang w:val="nl-NL"/>
        </w:rPr>
        <w:t>Ramachandran</w:t>
      </w:r>
      <w:proofErr w:type="spellEnd"/>
      <w:r w:rsidR="008B22EA" w:rsidRPr="00AB2FE3">
        <w:rPr>
          <w:rFonts w:ascii="Arial" w:hAnsi="Arial" w:cs="Arial"/>
          <w:color w:val="000000" w:themeColor="text1"/>
          <w:lang w:val="nl-NL"/>
        </w:rPr>
        <w:t>-plot?</w:t>
      </w:r>
    </w:p>
    <w:p w14:paraId="284CE057" w14:textId="77777777" w:rsidR="008B22EA" w:rsidRPr="00AB2FE3" w:rsidRDefault="008B22EA" w:rsidP="00BF30C3">
      <w:pPr>
        <w:ind w:left="993"/>
        <w:rPr>
          <w:rFonts w:ascii="Arial" w:hAnsi="Arial" w:cs="Arial"/>
          <w:color w:val="000000" w:themeColor="text1"/>
          <w:lang w:val="nl-NL"/>
        </w:rPr>
      </w:pPr>
      <w:r w:rsidRPr="00AB2FE3">
        <w:rPr>
          <w:rFonts w:ascii="Arial" w:hAnsi="Arial" w:cs="Arial"/>
          <w:noProof/>
          <w:color w:val="000000" w:themeColor="text1"/>
          <w:lang w:val="nl-NL" w:eastAsia="nl-NL"/>
        </w:rPr>
        <w:drawing>
          <wp:inline distT="0" distB="0" distL="0" distR="0" wp14:anchorId="3C2F1418" wp14:editId="7522B402">
            <wp:extent cx="2304288" cy="256641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0AD" w14:textId="77777777" w:rsidR="008B22EA" w:rsidRPr="00AB2FE3" w:rsidRDefault="008B22EA" w:rsidP="00BF30C3">
      <w:pPr>
        <w:ind w:left="1416" w:hanging="707"/>
        <w:rPr>
          <w:rFonts w:ascii="Arial" w:hAnsi="Arial" w:cs="Arial"/>
          <w:color w:val="000000" w:themeColor="text1"/>
          <w:lang w:val="nl-NL"/>
        </w:rPr>
      </w:pPr>
      <w:r w:rsidRPr="00AB2FE3">
        <w:rPr>
          <w:rFonts w:ascii="Arial" w:hAnsi="Arial" w:cs="Arial"/>
          <w:color w:val="000000" w:themeColor="text1"/>
          <w:lang w:val="nl-NL"/>
        </w:rPr>
        <w:t>a)</w:t>
      </w:r>
      <w:r w:rsidRPr="00AB2FE3">
        <w:rPr>
          <w:rFonts w:ascii="Arial" w:hAnsi="Arial" w:cs="Arial"/>
          <w:color w:val="000000" w:themeColor="text1"/>
          <w:lang w:val="nl-NL"/>
        </w:rPr>
        <w:tab/>
        <w:t>De combinatie van φ- en ψ-hoeken komt niet overeen met dat specifieke aminozuur.</w:t>
      </w:r>
    </w:p>
    <w:p w14:paraId="5088E2DF" w14:textId="77777777" w:rsidR="008B22EA" w:rsidRPr="00AB2FE3" w:rsidRDefault="008B22EA" w:rsidP="00BF30C3">
      <w:pPr>
        <w:ind w:left="709"/>
        <w:rPr>
          <w:rFonts w:ascii="Arial" w:hAnsi="Arial" w:cs="Arial"/>
          <w:color w:val="000000" w:themeColor="text1"/>
          <w:lang w:val="nl-NL"/>
        </w:rPr>
      </w:pPr>
      <w:r w:rsidRPr="00AB2FE3">
        <w:rPr>
          <w:rFonts w:ascii="Arial" w:hAnsi="Arial" w:cs="Arial"/>
          <w:color w:val="000000" w:themeColor="text1"/>
          <w:lang w:val="nl-NL"/>
        </w:rPr>
        <w:t>b)</w:t>
      </w:r>
      <w:r w:rsidRPr="00AB2FE3">
        <w:rPr>
          <w:rFonts w:ascii="Arial" w:hAnsi="Arial" w:cs="Arial"/>
          <w:color w:val="000000" w:themeColor="text1"/>
          <w:lang w:val="nl-NL"/>
        </w:rPr>
        <w:tab/>
        <w:t>De ω-hoek van deze aminozuren is niet juist.</w:t>
      </w:r>
    </w:p>
    <w:p w14:paraId="2E745D6E" w14:textId="77777777" w:rsidR="008B22EA" w:rsidRPr="00AB2FE3" w:rsidRDefault="008B22EA" w:rsidP="00BF30C3">
      <w:pPr>
        <w:ind w:left="709"/>
        <w:rPr>
          <w:rFonts w:ascii="Arial" w:hAnsi="Arial" w:cs="Arial"/>
          <w:color w:val="000000" w:themeColor="text1"/>
          <w:lang w:val="nl-NL"/>
        </w:rPr>
      </w:pPr>
      <w:r w:rsidRPr="00AB2FE3">
        <w:rPr>
          <w:rFonts w:ascii="Arial" w:hAnsi="Arial" w:cs="Arial"/>
          <w:color w:val="000000" w:themeColor="text1"/>
          <w:lang w:val="nl-NL"/>
        </w:rPr>
        <w:t>c)</w:t>
      </w:r>
      <w:r w:rsidRPr="00AB2FE3">
        <w:rPr>
          <w:rFonts w:ascii="Arial" w:hAnsi="Arial" w:cs="Arial"/>
          <w:color w:val="000000" w:themeColor="text1"/>
          <w:lang w:val="nl-NL"/>
        </w:rPr>
        <w:tab/>
        <w:t xml:space="preserve">De </w:t>
      </w:r>
      <w:proofErr w:type="spellStart"/>
      <w:r w:rsidRPr="00AB2FE3">
        <w:rPr>
          <w:rFonts w:ascii="Arial" w:hAnsi="Arial" w:cs="Arial"/>
          <w:color w:val="000000" w:themeColor="text1"/>
          <w:lang w:val="nl-NL"/>
        </w:rPr>
        <w:t>Ramachandran</w:t>
      </w:r>
      <w:proofErr w:type="spellEnd"/>
      <w:r w:rsidRPr="00AB2FE3">
        <w:rPr>
          <w:rFonts w:ascii="Arial" w:hAnsi="Arial" w:cs="Arial"/>
          <w:color w:val="000000" w:themeColor="text1"/>
          <w:lang w:val="nl-NL"/>
        </w:rPr>
        <w:t>-plot voor dit aminozuur is niet juist.</w:t>
      </w:r>
    </w:p>
    <w:p w14:paraId="41310553" w14:textId="403CAE13" w:rsidR="008B22EA" w:rsidRPr="00AB2FE3" w:rsidRDefault="008B22EA" w:rsidP="00BF30C3">
      <w:pPr>
        <w:ind w:left="1416" w:hanging="707"/>
        <w:rPr>
          <w:rFonts w:ascii="Arial" w:hAnsi="Arial" w:cs="Arial"/>
          <w:color w:val="000000" w:themeColor="text1"/>
          <w:lang w:val="nl-NL"/>
        </w:rPr>
      </w:pPr>
      <w:r w:rsidRPr="00AB2FE3">
        <w:rPr>
          <w:rFonts w:ascii="Arial" w:hAnsi="Arial" w:cs="Arial"/>
          <w:color w:val="000000" w:themeColor="text1"/>
          <w:lang w:val="nl-NL"/>
        </w:rPr>
        <w:t>d)</w:t>
      </w:r>
      <w:r w:rsidRPr="00AB2FE3">
        <w:rPr>
          <w:rFonts w:ascii="Arial" w:hAnsi="Arial" w:cs="Arial"/>
          <w:color w:val="000000" w:themeColor="text1"/>
          <w:lang w:val="nl-NL"/>
        </w:rPr>
        <w:tab/>
        <w:t xml:space="preserve">De combinatie van φ- en ψ-hoeken komt niet voor in tot nu bekende eiwitten en geeft </w:t>
      </w:r>
      <w:r w:rsidR="003750AD">
        <w:rPr>
          <w:rFonts w:ascii="Arial" w:hAnsi="Arial" w:cs="Arial"/>
          <w:color w:val="000000" w:themeColor="text1"/>
          <w:lang w:val="nl-NL"/>
        </w:rPr>
        <w:t xml:space="preserve">zeer waarschijnlijk </w:t>
      </w:r>
      <w:r w:rsidRPr="00AB2FE3">
        <w:rPr>
          <w:rFonts w:ascii="Arial" w:hAnsi="Arial" w:cs="Arial"/>
          <w:color w:val="000000" w:themeColor="text1"/>
          <w:lang w:val="nl-NL"/>
        </w:rPr>
        <w:t>sterische hindering.</w:t>
      </w:r>
    </w:p>
    <w:p w14:paraId="10A61C1E" w14:textId="25D72495" w:rsidR="008B22EA" w:rsidRDefault="008B22EA" w:rsidP="00BF30C3">
      <w:pPr>
        <w:rPr>
          <w:rFonts w:ascii="Arial" w:hAnsi="Arial" w:cs="Arial"/>
          <w:color w:val="FF0000"/>
          <w:lang w:val="nl-NL"/>
        </w:rPr>
      </w:pPr>
    </w:p>
    <w:p w14:paraId="49A32771" w14:textId="132D068D" w:rsidR="00BF30C3" w:rsidRDefault="00BF30C3" w:rsidP="00BF30C3">
      <w:pPr>
        <w:rPr>
          <w:rFonts w:ascii="Arial" w:hAnsi="Arial" w:cs="Arial"/>
          <w:color w:val="FF0000"/>
          <w:lang w:val="nl-NL"/>
        </w:rPr>
      </w:pPr>
    </w:p>
    <w:p w14:paraId="4161034C" w14:textId="41C85DAA" w:rsidR="00BF30C3" w:rsidRDefault="00BF30C3" w:rsidP="00BF30C3">
      <w:pPr>
        <w:rPr>
          <w:rFonts w:ascii="Arial" w:hAnsi="Arial" w:cs="Arial"/>
          <w:color w:val="FF0000"/>
          <w:lang w:val="nl-NL"/>
        </w:rPr>
      </w:pPr>
    </w:p>
    <w:p w14:paraId="3EBE218B" w14:textId="77777777" w:rsidR="00BF30C3" w:rsidRPr="00AB2FE3" w:rsidRDefault="00BF30C3" w:rsidP="00BF30C3">
      <w:pPr>
        <w:rPr>
          <w:rFonts w:ascii="Arial" w:hAnsi="Arial" w:cs="Arial"/>
          <w:color w:val="FF0000"/>
          <w:lang w:val="nl-NL"/>
        </w:rPr>
      </w:pPr>
    </w:p>
    <w:p w14:paraId="4688D0F2" w14:textId="769EC4A3" w:rsidR="00F83B55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lastRenderedPageBreak/>
        <w:t>4</w:t>
      </w:r>
      <w:r w:rsidR="00E75CB8" w:rsidRPr="00AB2FE3">
        <w:rPr>
          <w:rFonts w:ascii="Arial" w:hAnsi="Arial" w:cs="Arial"/>
          <w:lang w:val="nl-NL"/>
        </w:rPr>
        <w:t xml:space="preserve">. </w:t>
      </w:r>
      <w:r w:rsidR="00F83B55" w:rsidRPr="00AB2FE3">
        <w:rPr>
          <w:rFonts w:ascii="Arial" w:hAnsi="Arial" w:cs="Arial"/>
          <w:lang w:val="nl-NL"/>
        </w:rPr>
        <w:tab/>
      </w:r>
      <w:r w:rsidR="00582D52" w:rsidRPr="00AB2FE3">
        <w:rPr>
          <w:rFonts w:ascii="Arial" w:hAnsi="Arial" w:cs="Arial"/>
          <w:lang w:val="nl-NL"/>
        </w:rPr>
        <w:t xml:space="preserve">Een zwak zuur heeft een </w:t>
      </w:r>
      <w:proofErr w:type="spellStart"/>
      <w:r w:rsidR="00582D52" w:rsidRPr="00AB2FE3">
        <w:rPr>
          <w:rFonts w:ascii="Arial" w:hAnsi="Arial" w:cs="Arial"/>
          <w:lang w:val="nl-NL"/>
        </w:rPr>
        <w:t>pKa</w:t>
      </w:r>
      <w:proofErr w:type="spellEnd"/>
      <w:r w:rsidR="00582D52" w:rsidRPr="00AB2FE3">
        <w:rPr>
          <w:rFonts w:ascii="Arial" w:hAnsi="Arial" w:cs="Arial"/>
          <w:lang w:val="nl-NL"/>
        </w:rPr>
        <w:t xml:space="preserve"> van 5. </w:t>
      </w:r>
      <w:r w:rsidR="00F83B55" w:rsidRPr="00AB2FE3">
        <w:rPr>
          <w:rFonts w:ascii="Arial" w:hAnsi="Arial" w:cs="Arial"/>
          <w:lang w:val="nl-NL"/>
        </w:rPr>
        <w:t xml:space="preserve">Wat is de [A−]/[HA] ratio wanneer </w:t>
      </w:r>
      <w:r w:rsidR="00582D52" w:rsidRPr="00AB2FE3">
        <w:rPr>
          <w:rFonts w:ascii="Arial" w:hAnsi="Arial" w:cs="Arial"/>
          <w:lang w:val="nl-NL"/>
        </w:rPr>
        <w:t xml:space="preserve">dit zuur </w:t>
      </w:r>
      <w:r w:rsidR="00F83B55" w:rsidRPr="00AB2FE3">
        <w:rPr>
          <w:rFonts w:ascii="Arial" w:hAnsi="Arial" w:cs="Arial"/>
          <w:lang w:val="nl-NL"/>
        </w:rPr>
        <w:t xml:space="preserve">zich in een oplossing </w:t>
      </w:r>
      <w:r w:rsidR="00582D52" w:rsidRPr="00AB2FE3">
        <w:rPr>
          <w:rFonts w:ascii="Arial" w:hAnsi="Arial" w:cs="Arial"/>
          <w:lang w:val="nl-NL"/>
        </w:rPr>
        <w:t>met</w:t>
      </w:r>
      <w:r w:rsidR="003244FE" w:rsidRPr="00AB2FE3">
        <w:rPr>
          <w:rFonts w:ascii="Arial" w:hAnsi="Arial" w:cs="Arial"/>
          <w:lang w:val="nl-NL"/>
        </w:rPr>
        <w:t xml:space="preserve"> een</w:t>
      </w:r>
      <w:r w:rsidR="00F83B55" w:rsidRPr="00AB2FE3">
        <w:rPr>
          <w:rFonts w:ascii="Arial" w:hAnsi="Arial" w:cs="Arial"/>
          <w:lang w:val="nl-NL"/>
        </w:rPr>
        <w:t xml:space="preserve"> pH</w:t>
      </w:r>
      <w:r w:rsidR="00582D52" w:rsidRPr="00AB2FE3">
        <w:rPr>
          <w:rFonts w:ascii="Arial" w:hAnsi="Arial" w:cs="Arial"/>
          <w:lang w:val="nl-NL"/>
        </w:rPr>
        <w:t xml:space="preserve"> van</w:t>
      </w:r>
      <w:r w:rsidR="00F83B55" w:rsidRPr="00AB2FE3">
        <w:rPr>
          <w:rFonts w:ascii="Arial" w:hAnsi="Arial" w:cs="Arial"/>
          <w:lang w:val="nl-NL"/>
        </w:rPr>
        <w:t xml:space="preserve"> </w:t>
      </w:r>
      <w:r w:rsidR="00582D52" w:rsidRPr="00AB2FE3">
        <w:rPr>
          <w:rFonts w:ascii="Arial" w:hAnsi="Arial" w:cs="Arial"/>
          <w:lang w:val="nl-NL"/>
        </w:rPr>
        <w:t>6 bevindt</w:t>
      </w:r>
      <w:r w:rsidR="00F83B55" w:rsidRPr="00AB2FE3">
        <w:rPr>
          <w:rFonts w:ascii="Arial" w:hAnsi="Arial" w:cs="Arial"/>
          <w:lang w:val="nl-NL"/>
        </w:rPr>
        <w:t xml:space="preserve">? </w:t>
      </w:r>
    </w:p>
    <w:p w14:paraId="09C4B4F3" w14:textId="7DA70B96" w:rsidR="00F83B55" w:rsidRPr="00AB2FE3" w:rsidRDefault="00F83B55" w:rsidP="00BF30C3">
      <w:pPr>
        <w:pStyle w:val="Lijstalinea"/>
        <w:numPr>
          <w:ilvl w:val="0"/>
          <w:numId w:val="37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1:1</w:t>
      </w:r>
    </w:p>
    <w:p w14:paraId="5A5E8A5E" w14:textId="1C0191E9" w:rsidR="00F83B55" w:rsidRPr="00AB2FE3" w:rsidRDefault="00F83B55" w:rsidP="00BF30C3">
      <w:pPr>
        <w:pStyle w:val="Lijstalinea"/>
        <w:numPr>
          <w:ilvl w:val="0"/>
          <w:numId w:val="37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1:10</w:t>
      </w:r>
    </w:p>
    <w:p w14:paraId="77EF2BE9" w14:textId="76C210CD" w:rsidR="00F83B55" w:rsidRPr="00AB2FE3" w:rsidRDefault="00F83B55" w:rsidP="00BF30C3">
      <w:pPr>
        <w:pStyle w:val="Lijstalinea"/>
        <w:numPr>
          <w:ilvl w:val="0"/>
          <w:numId w:val="37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10:1</w:t>
      </w:r>
    </w:p>
    <w:p w14:paraId="2D747BD6" w14:textId="196B11B9" w:rsidR="00F83B55" w:rsidRPr="00AB2FE3" w:rsidRDefault="00F83B55" w:rsidP="00BF30C3">
      <w:pPr>
        <w:pStyle w:val="Lijstalinea"/>
        <w:numPr>
          <w:ilvl w:val="0"/>
          <w:numId w:val="37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2:1</w:t>
      </w:r>
    </w:p>
    <w:p w14:paraId="77AAA82F" w14:textId="4676AD62" w:rsidR="00F83B55" w:rsidRDefault="00F83B55" w:rsidP="00BF30C3">
      <w:pPr>
        <w:ind w:left="709" w:hanging="709"/>
        <w:rPr>
          <w:rFonts w:ascii="Arial" w:hAnsi="Arial" w:cs="Arial"/>
          <w:lang w:val="nl-NL"/>
        </w:rPr>
      </w:pPr>
    </w:p>
    <w:p w14:paraId="51E651E1" w14:textId="77777777" w:rsidR="00BF30C3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</w:p>
    <w:p w14:paraId="0649A390" w14:textId="172EC670" w:rsidR="00F83B55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5</w:t>
      </w:r>
      <w:r w:rsidR="00F83B55" w:rsidRPr="00AB2FE3">
        <w:rPr>
          <w:rFonts w:ascii="Arial" w:hAnsi="Arial" w:cs="Arial"/>
          <w:lang w:val="nl-NL"/>
        </w:rPr>
        <w:t>.</w:t>
      </w:r>
      <w:r w:rsidR="00F83B55" w:rsidRPr="00AB2FE3">
        <w:rPr>
          <w:rFonts w:ascii="Arial" w:hAnsi="Arial" w:cs="Arial"/>
          <w:lang w:val="nl-NL"/>
        </w:rPr>
        <w:tab/>
        <w:t>Welk aminozuur heeft een zijketen die een waterstofbrug kan vormen?</w:t>
      </w:r>
    </w:p>
    <w:p w14:paraId="0C625EFF" w14:textId="22939F45" w:rsidR="00F83B55" w:rsidRPr="00AB2FE3" w:rsidRDefault="0006019B" w:rsidP="00BF30C3">
      <w:pPr>
        <w:pStyle w:val="Lijstalinea"/>
        <w:numPr>
          <w:ilvl w:val="0"/>
          <w:numId w:val="38"/>
        </w:numPr>
        <w:ind w:hanging="11"/>
        <w:rPr>
          <w:rFonts w:ascii="Arial" w:hAnsi="Arial" w:cs="Arial"/>
          <w:lang w:val="nl-NL"/>
        </w:rPr>
      </w:pPr>
      <w:proofErr w:type="spellStart"/>
      <w:r w:rsidRPr="00AB2FE3">
        <w:rPr>
          <w:rFonts w:ascii="Arial" w:hAnsi="Arial" w:cs="Arial"/>
          <w:lang w:val="nl-NL"/>
        </w:rPr>
        <w:t>Valine</w:t>
      </w:r>
      <w:proofErr w:type="spellEnd"/>
    </w:p>
    <w:p w14:paraId="6582CABB" w14:textId="77777777" w:rsidR="00D359C0" w:rsidRPr="00AB2FE3" w:rsidRDefault="00F83B55" w:rsidP="00BF30C3">
      <w:pPr>
        <w:pStyle w:val="Lijstalinea"/>
        <w:numPr>
          <w:ilvl w:val="0"/>
          <w:numId w:val="38"/>
        </w:numPr>
        <w:ind w:hanging="11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Serine</w:t>
      </w:r>
      <w:r w:rsidR="00D359C0" w:rsidRPr="00AB2FE3">
        <w:rPr>
          <w:rFonts w:ascii="Arial" w:hAnsi="Arial" w:cs="Arial"/>
          <w:lang w:val="nl-NL"/>
        </w:rPr>
        <w:t xml:space="preserve"> </w:t>
      </w:r>
    </w:p>
    <w:p w14:paraId="667EA6DF" w14:textId="1BBE1044" w:rsidR="00D359C0" w:rsidRPr="00AB2FE3" w:rsidRDefault="00D359C0" w:rsidP="00BF30C3">
      <w:pPr>
        <w:pStyle w:val="Lijstalinea"/>
        <w:numPr>
          <w:ilvl w:val="0"/>
          <w:numId w:val="38"/>
        </w:numPr>
        <w:ind w:hanging="11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Tryptofaan</w:t>
      </w:r>
    </w:p>
    <w:p w14:paraId="20FE1525" w14:textId="74283202" w:rsidR="00F83B55" w:rsidRPr="00AB2FE3" w:rsidRDefault="0006019B" w:rsidP="00BF30C3">
      <w:pPr>
        <w:pStyle w:val="Lijstalinea"/>
        <w:numPr>
          <w:ilvl w:val="0"/>
          <w:numId w:val="38"/>
        </w:numPr>
        <w:ind w:hanging="11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Phenylalanin</w:t>
      </w:r>
      <w:r w:rsidR="00F83B55" w:rsidRPr="00AB2FE3">
        <w:rPr>
          <w:rFonts w:ascii="Arial" w:hAnsi="Arial" w:cs="Arial"/>
          <w:lang w:val="nl-NL"/>
        </w:rPr>
        <w:t>e</w:t>
      </w:r>
    </w:p>
    <w:p w14:paraId="73C80DA4" w14:textId="77777777" w:rsidR="00F83B55" w:rsidRPr="00AB2FE3" w:rsidRDefault="00F83B55" w:rsidP="00BF30C3">
      <w:pPr>
        <w:pStyle w:val="Lijstalinea"/>
        <w:rPr>
          <w:rFonts w:ascii="Arial" w:hAnsi="Arial" w:cs="Arial"/>
          <w:lang w:val="nl-NL"/>
        </w:rPr>
      </w:pPr>
    </w:p>
    <w:p w14:paraId="1D492D7E" w14:textId="03B80A7A" w:rsidR="00EF0C13" w:rsidRPr="00AB2FE3" w:rsidRDefault="00EF0C13" w:rsidP="00BF30C3">
      <w:pPr>
        <w:rPr>
          <w:rFonts w:ascii="Arial" w:hAnsi="Arial" w:cs="Arial"/>
          <w:lang w:val="nl-NL"/>
        </w:rPr>
      </w:pPr>
    </w:p>
    <w:p w14:paraId="08E02E7F" w14:textId="4B6BFB2E" w:rsidR="003C3861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6</w:t>
      </w:r>
      <w:r w:rsidR="00582D52" w:rsidRPr="00AB2FE3">
        <w:rPr>
          <w:rFonts w:ascii="Arial" w:hAnsi="Arial" w:cs="Arial"/>
          <w:lang w:val="nl-NL"/>
        </w:rPr>
        <w:t>.</w:t>
      </w:r>
      <w:r w:rsidR="00582D52" w:rsidRPr="00AB2FE3">
        <w:rPr>
          <w:rFonts w:ascii="Arial" w:hAnsi="Arial" w:cs="Arial"/>
          <w:lang w:val="nl-NL"/>
        </w:rPr>
        <w:tab/>
      </w:r>
      <w:r w:rsidR="003C3861" w:rsidRPr="00AB2FE3">
        <w:rPr>
          <w:rFonts w:ascii="Arial" w:hAnsi="Arial" w:cs="Arial"/>
          <w:lang w:val="nl-NL"/>
        </w:rPr>
        <w:t>Tijdens de eerste stap van de glycolyse wordt glucose omgezet in glucose-6-fosfaat (zie onderstaand figuur). Tot welke enzymklasse behoort het enzym dat deze reactie katalyseert?</w:t>
      </w:r>
    </w:p>
    <w:p w14:paraId="35FC4452" w14:textId="1BD57642" w:rsidR="0098338B" w:rsidRPr="00AB2FE3" w:rsidRDefault="0098338B" w:rsidP="00BF30C3">
      <w:pPr>
        <w:ind w:left="709" w:hanging="709"/>
        <w:rPr>
          <w:rFonts w:ascii="Arial" w:hAnsi="Arial" w:cs="Arial"/>
          <w:lang w:val="nl-NL"/>
        </w:rPr>
      </w:pPr>
    </w:p>
    <w:p w14:paraId="73CA8299" w14:textId="61769F42" w:rsidR="0098338B" w:rsidRPr="00AB2FE3" w:rsidRDefault="003C3861" w:rsidP="00BF30C3">
      <w:pPr>
        <w:ind w:left="709" w:hanging="709"/>
        <w:jc w:val="center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noProof/>
          <w:lang w:val="nl-NL" w:eastAsia="nl-NL"/>
        </w:rPr>
        <w:drawing>
          <wp:inline distT="0" distB="0" distL="0" distR="0" wp14:anchorId="1EC8A4A2" wp14:editId="72C41D4F">
            <wp:extent cx="2912445" cy="1547926"/>
            <wp:effectExtent l="0" t="0" r="254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A86E137-AC1B-478A-A030-E99A71FF2C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A86E137-AC1B-478A-A030-E99A71FF2C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827" cy="15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268A" w14:textId="7E828832" w:rsidR="00D149A6" w:rsidRPr="00AB2FE3" w:rsidRDefault="00D149A6" w:rsidP="00BF30C3">
      <w:pPr>
        <w:ind w:left="709" w:hanging="709"/>
        <w:rPr>
          <w:rFonts w:ascii="Arial" w:hAnsi="Arial" w:cs="Arial"/>
          <w:lang w:val="nl-NL"/>
        </w:rPr>
      </w:pPr>
    </w:p>
    <w:p w14:paraId="4891777B" w14:textId="758CBBCC" w:rsidR="003C3861" w:rsidRPr="00AB2FE3" w:rsidRDefault="00402DC9" w:rsidP="00BF30C3">
      <w:pPr>
        <w:pStyle w:val="Lijstalinea"/>
        <w:numPr>
          <w:ilvl w:val="0"/>
          <w:numId w:val="43"/>
        </w:numPr>
        <w:ind w:left="1418" w:hanging="709"/>
        <w:rPr>
          <w:rFonts w:ascii="Arial" w:hAnsi="Arial" w:cs="Arial"/>
          <w:lang w:val="nl-NL"/>
        </w:rPr>
      </w:pPr>
      <w:proofErr w:type="spellStart"/>
      <w:proofErr w:type="gramStart"/>
      <w:r>
        <w:rPr>
          <w:rFonts w:ascii="Arial" w:hAnsi="Arial" w:cs="Arial"/>
          <w:lang w:val="nl-NL"/>
        </w:rPr>
        <w:t>i</w:t>
      </w:r>
      <w:r w:rsidR="003C3861" w:rsidRPr="00AB2FE3">
        <w:rPr>
          <w:rFonts w:ascii="Arial" w:hAnsi="Arial" w:cs="Arial"/>
          <w:lang w:val="nl-NL"/>
        </w:rPr>
        <w:t>somerases</w:t>
      </w:r>
      <w:proofErr w:type="spellEnd"/>
      <w:proofErr w:type="gramEnd"/>
    </w:p>
    <w:p w14:paraId="540B3943" w14:textId="6D78BFDF" w:rsidR="003C3861" w:rsidRPr="00AB2FE3" w:rsidRDefault="00402DC9" w:rsidP="00BF30C3">
      <w:pPr>
        <w:pStyle w:val="Lijstalinea"/>
        <w:numPr>
          <w:ilvl w:val="0"/>
          <w:numId w:val="43"/>
        </w:numPr>
        <w:ind w:left="1418" w:hanging="709"/>
        <w:rPr>
          <w:rFonts w:ascii="Arial" w:hAnsi="Arial" w:cs="Arial"/>
          <w:lang w:val="nl-NL"/>
        </w:rPr>
      </w:pPr>
      <w:proofErr w:type="spellStart"/>
      <w:proofErr w:type="gramStart"/>
      <w:r>
        <w:rPr>
          <w:rFonts w:ascii="Arial" w:hAnsi="Arial" w:cs="Arial"/>
          <w:lang w:val="nl-NL"/>
        </w:rPr>
        <w:t>l</w:t>
      </w:r>
      <w:r w:rsidR="003C3861" w:rsidRPr="00AB2FE3">
        <w:rPr>
          <w:rFonts w:ascii="Arial" w:hAnsi="Arial" w:cs="Arial"/>
          <w:lang w:val="nl-NL"/>
        </w:rPr>
        <w:t>yases</w:t>
      </w:r>
      <w:proofErr w:type="spellEnd"/>
      <w:proofErr w:type="gramEnd"/>
    </w:p>
    <w:p w14:paraId="395D9582" w14:textId="64035A31" w:rsidR="003C3861" w:rsidRPr="00AB2FE3" w:rsidRDefault="00402DC9" w:rsidP="00BF30C3">
      <w:pPr>
        <w:pStyle w:val="Lijstalinea"/>
        <w:numPr>
          <w:ilvl w:val="0"/>
          <w:numId w:val="43"/>
        </w:numPr>
        <w:ind w:left="1418" w:hanging="709"/>
        <w:rPr>
          <w:rFonts w:ascii="Arial" w:hAnsi="Arial" w:cs="Arial"/>
          <w:lang w:val="nl-NL"/>
        </w:rPr>
      </w:pPr>
      <w:proofErr w:type="gramStart"/>
      <w:r>
        <w:rPr>
          <w:rFonts w:ascii="Arial" w:hAnsi="Arial" w:cs="Arial"/>
          <w:lang w:val="nl-NL"/>
        </w:rPr>
        <w:t>t</w:t>
      </w:r>
      <w:r w:rsidR="003C3861" w:rsidRPr="00AB2FE3">
        <w:rPr>
          <w:rFonts w:ascii="Arial" w:hAnsi="Arial" w:cs="Arial"/>
          <w:lang w:val="nl-NL"/>
        </w:rPr>
        <w:t>ransferases</w:t>
      </w:r>
      <w:proofErr w:type="gramEnd"/>
    </w:p>
    <w:p w14:paraId="5B4EBE88" w14:textId="48ED9B03" w:rsidR="003C3861" w:rsidRPr="00AB2FE3" w:rsidRDefault="00402DC9" w:rsidP="00BF30C3">
      <w:pPr>
        <w:pStyle w:val="Lijstalinea"/>
        <w:numPr>
          <w:ilvl w:val="0"/>
          <w:numId w:val="43"/>
        </w:numPr>
        <w:ind w:left="1418" w:hanging="709"/>
        <w:rPr>
          <w:rFonts w:ascii="Arial" w:hAnsi="Arial" w:cs="Arial"/>
          <w:lang w:val="nl-NL"/>
        </w:rPr>
      </w:pPr>
      <w:proofErr w:type="spellStart"/>
      <w:proofErr w:type="gramStart"/>
      <w:r>
        <w:rPr>
          <w:rFonts w:ascii="Arial" w:hAnsi="Arial" w:cs="Arial"/>
          <w:lang w:val="nl-NL"/>
        </w:rPr>
        <w:t>l</w:t>
      </w:r>
      <w:r w:rsidR="003C3861" w:rsidRPr="00AB2FE3">
        <w:rPr>
          <w:rFonts w:ascii="Arial" w:hAnsi="Arial" w:cs="Arial"/>
          <w:lang w:val="nl-NL"/>
        </w:rPr>
        <w:t>igases</w:t>
      </w:r>
      <w:proofErr w:type="spellEnd"/>
      <w:proofErr w:type="gramEnd"/>
    </w:p>
    <w:p w14:paraId="244425A3" w14:textId="25F2ACD9" w:rsidR="003C3861" w:rsidRPr="00AB2FE3" w:rsidRDefault="003C3861" w:rsidP="00BF30C3">
      <w:pPr>
        <w:pStyle w:val="Lijstalinea"/>
        <w:rPr>
          <w:rFonts w:ascii="Arial" w:hAnsi="Arial" w:cs="Arial"/>
          <w:lang w:val="nl-NL"/>
        </w:rPr>
      </w:pPr>
    </w:p>
    <w:p w14:paraId="69DDD8B8" w14:textId="77777777" w:rsidR="00EF0C13" w:rsidRPr="00AB2FE3" w:rsidRDefault="00EF0C13" w:rsidP="00BF30C3">
      <w:pPr>
        <w:pStyle w:val="Lijstalinea"/>
        <w:rPr>
          <w:rFonts w:ascii="Arial" w:hAnsi="Arial" w:cs="Arial"/>
          <w:lang w:val="nl-NL"/>
        </w:rPr>
      </w:pPr>
    </w:p>
    <w:p w14:paraId="7B74C34D" w14:textId="52C9AF0A" w:rsidR="00E21597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7</w:t>
      </w:r>
      <w:r w:rsidR="00D149A6" w:rsidRPr="00981855">
        <w:rPr>
          <w:rFonts w:ascii="Arial" w:hAnsi="Arial" w:cs="Arial"/>
          <w:lang w:val="nl-NL"/>
        </w:rPr>
        <w:t xml:space="preserve">. </w:t>
      </w:r>
      <w:r w:rsidR="00D149A6" w:rsidRPr="00981855">
        <w:rPr>
          <w:rFonts w:ascii="Arial" w:hAnsi="Arial" w:cs="Arial"/>
          <w:lang w:val="nl-NL"/>
        </w:rPr>
        <w:tab/>
      </w:r>
      <w:r w:rsidR="00E21597" w:rsidRPr="00AB2FE3">
        <w:rPr>
          <w:rFonts w:ascii="Arial" w:hAnsi="Arial" w:cs="Arial"/>
          <w:lang w:val="nl-NL"/>
        </w:rPr>
        <w:t xml:space="preserve">Welk model voor </w:t>
      </w:r>
      <w:proofErr w:type="spellStart"/>
      <w:r w:rsidR="00E21597" w:rsidRPr="00AB2FE3">
        <w:rPr>
          <w:rFonts w:ascii="Arial" w:hAnsi="Arial" w:cs="Arial"/>
          <w:lang w:val="nl-NL"/>
        </w:rPr>
        <w:t>allosterische</w:t>
      </w:r>
      <w:proofErr w:type="spellEnd"/>
      <w:r w:rsidR="00E21597" w:rsidRPr="00AB2FE3">
        <w:rPr>
          <w:rFonts w:ascii="Arial" w:hAnsi="Arial" w:cs="Arial"/>
          <w:lang w:val="nl-NL"/>
        </w:rPr>
        <w:t xml:space="preserve"> regulatie gaat uit van de aanname dat alle </w:t>
      </w:r>
      <w:proofErr w:type="spellStart"/>
      <w:r w:rsidR="00E21597" w:rsidRPr="00AB2FE3">
        <w:rPr>
          <w:rFonts w:ascii="Arial" w:hAnsi="Arial" w:cs="Arial"/>
          <w:lang w:val="nl-NL"/>
        </w:rPr>
        <w:t>subunits</w:t>
      </w:r>
      <w:proofErr w:type="spellEnd"/>
      <w:r w:rsidR="00E21597" w:rsidRPr="00AB2FE3">
        <w:rPr>
          <w:rFonts w:ascii="Arial" w:hAnsi="Arial" w:cs="Arial"/>
          <w:lang w:val="nl-NL"/>
        </w:rPr>
        <w:t xml:space="preserve"> van het enzym in dezelfde staat moeten verkeren?</w:t>
      </w:r>
    </w:p>
    <w:p w14:paraId="49754AFF" w14:textId="77777777" w:rsidR="00E21597" w:rsidRPr="00AB2FE3" w:rsidRDefault="00E21597" w:rsidP="00BF30C3">
      <w:pPr>
        <w:pStyle w:val="Lijstalinea"/>
        <w:numPr>
          <w:ilvl w:val="0"/>
          <w:numId w:val="46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concerted model</w:t>
      </w:r>
    </w:p>
    <w:p w14:paraId="33CAF360" w14:textId="77777777" w:rsidR="00E21597" w:rsidRPr="00AB2FE3" w:rsidRDefault="00E21597" w:rsidP="00BF30C3">
      <w:pPr>
        <w:pStyle w:val="Lijstalinea"/>
        <w:numPr>
          <w:ilvl w:val="0"/>
          <w:numId w:val="46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syncopated model</w:t>
      </w:r>
    </w:p>
    <w:p w14:paraId="0BE78272" w14:textId="77777777" w:rsidR="00E21597" w:rsidRPr="00AB2FE3" w:rsidRDefault="00E21597" w:rsidP="00BF30C3">
      <w:pPr>
        <w:pStyle w:val="Lijstalinea"/>
        <w:numPr>
          <w:ilvl w:val="0"/>
          <w:numId w:val="46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cooperative model</w:t>
      </w:r>
    </w:p>
    <w:p w14:paraId="291C94FA" w14:textId="5E9F3310" w:rsidR="005446EC" w:rsidRPr="00AB2FE3" w:rsidRDefault="00E21597" w:rsidP="00BF30C3">
      <w:pPr>
        <w:pStyle w:val="Lijstalinea"/>
        <w:numPr>
          <w:ilvl w:val="0"/>
          <w:numId w:val="46"/>
        </w:numPr>
        <w:ind w:left="1418" w:hanging="709"/>
        <w:rPr>
          <w:rFonts w:ascii="Arial" w:hAnsi="Arial" w:cs="Arial"/>
          <w:lang w:val="nl-NL"/>
        </w:rPr>
      </w:pPr>
      <w:proofErr w:type="spellStart"/>
      <w:proofErr w:type="gramStart"/>
      <w:r w:rsidRPr="00AB2FE3">
        <w:rPr>
          <w:rFonts w:ascii="Arial" w:hAnsi="Arial" w:cs="Arial"/>
          <w:lang w:val="nl-NL"/>
        </w:rPr>
        <w:t>sequential</w:t>
      </w:r>
      <w:proofErr w:type="spellEnd"/>
      <w:proofErr w:type="gramEnd"/>
      <w:r w:rsidRPr="00AB2FE3">
        <w:rPr>
          <w:rFonts w:ascii="Arial" w:hAnsi="Arial" w:cs="Arial"/>
          <w:lang w:val="nl-NL"/>
        </w:rPr>
        <w:t xml:space="preserve"> model</w:t>
      </w:r>
    </w:p>
    <w:p w14:paraId="1C76CC80" w14:textId="77777777" w:rsidR="00EF0C13" w:rsidRPr="00AB2FE3" w:rsidRDefault="00EF0C13" w:rsidP="00BF30C3">
      <w:pPr>
        <w:pStyle w:val="Lijstalinea"/>
        <w:ind w:left="1418"/>
        <w:rPr>
          <w:rFonts w:ascii="Arial" w:hAnsi="Arial" w:cs="Arial"/>
          <w:lang w:val="nl-NL"/>
        </w:rPr>
      </w:pPr>
    </w:p>
    <w:p w14:paraId="792C1536" w14:textId="673E23AB" w:rsidR="00582D52" w:rsidRPr="00AB2FE3" w:rsidRDefault="00582D52" w:rsidP="00BF30C3">
      <w:pPr>
        <w:ind w:left="709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 </w:t>
      </w:r>
    </w:p>
    <w:p w14:paraId="27B1FA83" w14:textId="0EB67B6E" w:rsidR="00D45D54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8</w:t>
      </w:r>
      <w:r w:rsidR="00D149A6" w:rsidRPr="00AB2FE3">
        <w:rPr>
          <w:rFonts w:ascii="Arial" w:hAnsi="Arial" w:cs="Arial"/>
          <w:lang w:val="nl-NL"/>
        </w:rPr>
        <w:t>.</w:t>
      </w:r>
      <w:r w:rsidR="00D149A6" w:rsidRPr="00AB2FE3">
        <w:rPr>
          <w:rFonts w:ascii="Arial" w:hAnsi="Arial" w:cs="Arial"/>
          <w:lang w:val="nl-NL"/>
        </w:rPr>
        <w:tab/>
      </w:r>
      <w:r w:rsidR="00D45D54" w:rsidRPr="00AB2FE3">
        <w:rPr>
          <w:rFonts w:ascii="Arial" w:hAnsi="Arial" w:cs="Arial"/>
          <w:lang w:val="nl-NL"/>
        </w:rPr>
        <w:t>Hieronder staan twee stellingen. Zijn deze stellingen waar of niet waar?</w:t>
      </w:r>
    </w:p>
    <w:p w14:paraId="6A1367ED" w14:textId="32093385" w:rsidR="00D45D54" w:rsidRPr="00AB2FE3" w:rsidRDefault="00D45D54" w:rsidP="00BF30C3">
      <w:pPr>
        <w:ind w:left="709" w:hanging="1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u w:val="single"/>
          <w:lang w:val="nl-NL"/>
        </w:rPr>
        <w:t>Stelling 1:</w:t>
      </w:r>
      <w:r w:rsidR="003244FE" w:rsidRPr="00AB2FE3">
        <w:rPr>
          <w:rFonts w:ascii="Arial" w:hAnsi="Arial" w:cs="Arial"/>
          <w:lang w:val="nl-NL"/>
        </w:rPr>
        <w:t xml:space="preserve"> Bijna alle peptidebindingen in eiwitten hebben de cis-configuratie.</w:t>
      </w:r>
    </w:p>
    <w:p w14:paraId="6D72EAF3" w14:textId="04087809" w:rsidR="00D149A6" w:rsidRPr="00AB2FE3" w:rsidRDefault="00D45D54" w:rsidP="00BF30C3">
      <w:pPr>
        <w:ind w:left="709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ab/>
      </w:r>
      <w:r w:rsidRPr="00AB2FE3">
        <w:rPr>
          <w:rFonts w:ascii="Arial" w:hAnsi="Arial" w:cs="Arial"/>
          <w:u w:val="single"/>
          <w:lang w:val="nl-NL"/>
        </w:rPr>
        <w:t>Stelling 2:</w:t>
      </w:r>
      <w:r w:rsidRPr="00AB2FE3">
        <w:rPr>
          <w:rFonts w:ascii="Arial" w:hAnsi="Arial" w:cs="Arial"/>
          <w:lang w:val="nl-NL"/>
        </w:rPr>
        <w:t xml:space="preserve"> Een β-sheet kan uit meerdere polypeptideketens bestaan.</w:t>
      </w:r>
    </w:p>
    <w:p w14:paraId="53F1AC76" w14:textId="5F7AAF34" w:rsidR="00D45D54" w:rsidRPr="00AB2FE3" w:rsidRDefault="00D45D54" w:rsidP="00BF30C3">
      <w:pPr>
        <w:pStyle w:val="Lijstalinea"/>
        <w:numPr>
          <w:ilvl w:val="0"/>
          <w:numId w:val="41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Stelling 1 is waar en stelling 2 is niet waar.</w:t>
      </w:r>
    </w:p>
    <w:p w14:paraId="00A051CF" w14:textId="2B0EEC6D" w:rsidR="00D45D54" w:rsidRPr="00AB2FE3" w:rsidRDefault="00D45D54" w:rsidP="00BF30C3">
      <w:pPr>
        <w:pStyle w:val="Lijstalinea"/>
        <w:numPr>
          <w:ilvl w:val="0"/>
          <w:numId w:val="41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Stelling 1 is niet waar en stelling 2 is waar.</w:t>
      </w:r>
    </w:p>
    <w:p w14:paraId="7690CCDE" w14:textId="0A8905ED" w:rsidR="00D45D54" w:rsidRPr="00AB2FE3" w:rsidRDefault="00D45D54" w:rsidP="00BF30C3">
      <w:pPr>
        <w:pStyle w:val="Lijstalinea"/>
        <w:numPr>
          <w:ilvl w:val="0"/>
          <w:numId w:val="41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Stelling 1 en 2 zijn beide waar.</w:t>
      </w:r>
    </w:p>
    <w:p w14:paraId="45B50042" w14:textId="17E8B015" w:rsidR="00D45D54" w:rsidRPr="00AB2FE3" w:rsidRDefault="00D45D54" w:rsidP="00BF30C3">
      <w:pPr>
        <w:pStyle w:val="Lijstalinea"/>
        <w:numPr>
          <w:ilvl w:val="0"/>
          <w:numId w:val="41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Stelling 1 en 2 zijn beide niet waar.</w:t>
      </w:r>
    </w:p>
    <w:p w14:paraId="37979CCC" w14:textId="67BDB0D8" w:rsidR="00AA75AD" w:rsidRPr="00AB2FE3" w:rsidRDefault="00BF30C3" w:rsidP="000903F8">
      <w:pPr>
        <w:ind w:left="700" w:hanging="700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lastRenderedPageBreak/>
        <w:t>10</w:t>
      </w:r>
      <w:r w:rsidR="00D149A6" w:rsidRPr="00AB2FE3">
        <w:rPr>
          <w:rFonts w:ascii="Arial" w:hAnsi="Arial" w:cs="Arial"/>
          <w:lang w:val="nl-NL"/>
        </w:rPr>
        <w:t xml:space="preserve">. </w:t>
      </w:r>
      <w:r w:rsidR="00AA75AD" w:rsidRPr="00AB2FE3">
        <w:rPr>
          <w:rFonts w:ascii="Arial" w:hAnsi="Arial" w:cs="Arial"/>
          <w:lang w:val="nl-NL"/>
        </w:rPr>
        <w:tab/>
      </w:r>
      <w:r w:rsidR="00701BAD" w:rsidRPr="00AB2FE3">
        <w:rPr>
          <w:rFonts w:ascii="Arial" w:hAnsi="Arial" w:cs="Arial"/>
          <w:lang w:val="nl-NL"/>
        </w:rPr>
        <w:t xml:space="preserve">Hieronder staat een schematische weergave van een membraaneiwit. Waar verwacht je </w:t>
      </w:r>
      <w:proofErr w:type="spellStart"/>
      <w:r w:rsidR="00056F60" w:rsidRPr="00AB2FE3">
        <w:rPr>
          <w:rFonts w:ascii="Arial" w:hAnsi="Arial" w:cs="Arial"/>
          <w:lang w:val="nl-NL"/>
        </w:rPr>
        <w:t>leucine</w:t>
      </w:r>
      <w:proofErr w:type="spellEnd"/>
      <w:r w:rsidR="00701BAD" w:rsidRPr="00AB2FE3">
        <w:rPr>
          <w:rFonts w:ascii="Arial" w:hAnsi="Arial" w:cs="Arial"/>
          <w:lang w:val="nl-NL"/>
        </w:rPr>
        <w:t xml:space="preserve"> aan te treffen en waarom?</w:t>
      </w:r>
    </w:p>
    <w:p w14:paraId="330AFC3C" w14:textId="1E8A419D" w:rsidR="006B0CF9" w:rsidRPr="00AB2FE3" w:rsidRDefault="006B0CF9" w:rsidP="00BF30C3">
      <w:pPr>
        <w:ind w:left="709" w:hanging="709"/>
        <w:jc w:val="center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noProof/>
          <w:lang w:val="nl-NL" w:eastAsia="nl-NL"/>
        </w:rPr>
        <w:drawing>
          <wp:inline distT="0" distB="0" distL="0" distR="0" wp14:anchorId="3903ED17" wp14:editId="38C693C6">
            <wp:extent cx="2743200" cy="2138132"/>
            <wp:effectExtent l="0" t="0" r="0" b="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BEF37AE-55A1-4306-84D4-6C7CD1FB9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BEF37AE-55A1-4306-84D4-6C7CD1FB9B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32" cy="21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FDA8" w14:textId="053D1079" w:rsidR="00056F60" w:rsidRPr="00AB2FE3" w:rsidRDefault="00056F60" w:rsidP="00BF30C3">
      <w:pPr>
        <w:pStyle w:val="Lijstalinea"/>
        <w:numPr>
          <w:ilvl w:val="0"/>
          <w:numId w:val="44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Positie 1, want </w:t>
      </w:r>
      <w:proofErr w:type="spellStart"/>
      <w:r w:rsidRPr="00AB2FE3">
        <w:rPr>
          <w:rFonts w:ascii="Arial" w:hAnsi="Arial" w:cs="Arial"/>
          <w:lang w:val="nl-NL"/>
        </w:rPr>
        <w:t>leucine</w:t>
      </w:r>
      <w:proofErr w:type="spellEnd"/>
      <w:r w:rsidRPr="00AB2FE3">
        <w:rPr>
          <w:rFonts w:ascii="Arial" w:hAnsi="Arial" w:cs="Arial"/>
          <w:lang w:val="nl-NL"/>
        </w:rPr>
        <w:t xml:space="preserve"> is positief geladen</w:t>
      </w:r>
      <w:r w:rsidR="006B0CF9" w:rsidRPr="00AB2FE3">
        <w:rPr>
          <w:rFonts w:ascii="Arial" w:hAnsi="Arial" w:cs="Arial"/>
          <w:lang w:val="nl-NL"/>
        </w:rPr>
        <w:t>.</w:t>
      </w:r>
    </w:p>
    <w:p w14:paraId="10DB30A5" w14:textId="12AD99C0" w:rsidR="00056F60" w:rsidRPr="00AB2FE3" w:rsidRDefault="00056F60" w:rsidP="00BF30C3">
      <w:pPr>
        <w:pStyle w:val="Lijstalinea"/>
        <w:numPr>
          <w:ilvl w:val="0"/>
          <w:numId w:val="44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Positie 2, want </w:t>
      </w:r>
      <w:proofErr w:type="spellStart"/>
      <w:r w:rsidRPr="00AB2FE3">
        <w:rPr>
          <w:rFonts w:ascii="Arial" w:hAnsi="Arial" w:cs="Arial"/>
          <w:lang w:val="nl-NL"/>
        </w:rPr>
        <w:t>leucine</w:t>
      </w:r>
      <w:proofErr w:type="spellEnd"/>
      <w:r w:rsidRPr="00AB2FE3">
        <w:rPr>
          <w:rFonts w:ascii="Arial" w:hAnsi="Arial" w:cs="Arial"/>
          <w:lang w:val="nl-NL"/>
        </w:rPr>
        <w:t xml:space="preserve"> is positief geladen</w:t>
      </w:r>
      <w:r w:rsidR="006B0CF9" w:rsidRPr="00AB2FE3">
        <w:rPr>
          <w:rFonts w:ascii="Arial" w:hAnsi="Arial" w:cs="Arial"/>
          <w:lang w:val="nl-NL"/>
        </w:rPr>
        <w:t>.</w:t>
      </w:r>
    </w:p>
    <w:p w14:paraId="7BCF309C" w14:textId="58A3D90A" w:rsidR="00056F60" w:rsidRPr="00AB2FE3" w:rsidRDefault="00056F60" w:rsidP="00BF30C3">
      <w:pPr>
        <w:pStyle w:val="Lijstalinea"/>
        <w:numPr>
          <w:ilvl w:val="0"/>
          <w:numId w:val="44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Positie 1 of 2, want </w:t>
      </w:r>
      <w:proofErr w:type="spellStart"/>
      <w:r w:rsidRPr="00AB2FE3">
        <w:rPr>
          <w:rFonts w:ascii="Arial" w:hAnsi="Arial" w:cs="Arial"/>
          <w:lang w:val="nl-NL"/>
        </w:rPr>
        <w:t>leucine</w:t>
      </w:r>
      <w:proofErr w:type="spellEnd"/>
      <w:r w:rsidRPr="00AB2FE3">
        <w:rPr>
          <w:rFonts w:ascii="Arial" w:hAnsi="Arial" w:cs="Arial"/>
          <w:lang w:val="nl-NL"/>
        </w:rPr>
        <w:t xml:space="preserve"> is polair en bevindt zich daarom bij voorkeur in een waterige omgeving</w:t>
      </w:r>
      <w:r w:rsidR="006B0CF9" w:rsidRPr="00AB2FE3">
        <w:rPr>
          <w:rFonts w:ascii="Arial" w:hAnsi="Arial" w:cs="Arial"/>
          <w:lang w:val="nl-NL"/>
        </w:rPr>
        <w:t>.</w:t>
      </w:r>
    </w:p>
    <w:p w14:paraId="1D0CB450" w14:textId="29C76519" w:rsidR="00056F60" w:rsidRDefault="00056F60" w:rsidP="00BF30C3">
      <w:pPr>
        <w:pStyle w:val="Lijstalinea"/>
        <w:numPr>
          <w:ilvl w:val="0"/>
          <w:numId w:val="44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Positie 3, want </w:t>
      </w:r>
      <w:proofErr w:type="spellStart"/>
      <w:r w:rsidRPr="00AB2FE3">
        <w:rPr>
          <w:rFonts w:ascii="Arial" w:hAnsi="Arial" w:cs="Arial"/>
          <w:lang w:val="nl-NL"/>
        </w:rPr>
        <w:t>leucine</w:t>
      </w:r>
      <w:proofErr w:type="spellEnd"/>
      <w:r w:rsidRPr="00AB2FE3">
        <w:rPr>
          <w:rFonts w:ascii="Arial" w:hAnsi="Arial" w:cs="Arial"/>
          <w:lang w:val="nl-NL"/>
        </w:rPr>
        <w:t xml:space="preserve"> is hydrofoob </w:t>
      </w:r>
      <w:r w:rsidR="006B0CF9" w:rsidRPr="00AB2FE3">
        <w:rPr>
          <w:rFonts w:ascii="Arial" w:hAnsi="Arial" w:cs="Arial"/>
          <w:lang w:val="nl-NL"/>
        </w:rPr>
        <w:t xml:space="preserve">en bevindt zich daarom bij voorkeur in een apolaire omgeving zoals de binnenkant van het membraan. </w:t>
      </w:r>
    </w:p>
    <w:p w14:paraId="617E3085" w14:textId="48598BEE" w:rsidR="00A87329" w:rsidRDefault="00A87329" w:rsidP="00A87329">
      <w:pPr>
        <w:rPr>
          <w:rFonts w:ascii="Arial" w:hAnsi="Arial" w:cs="Arial"/>
          <w:lang w:val="nl-NL"/>
        </w:rPr>
      </w:pPr>
    </w:p>
    <w:p w14:paraId="2E5A14D6" w14:textId="76097E15" w:rsidR="00A87329" w:rsidRDefault="00A87329" w:rsidP="00A87329">
      <w:pPr>
        <w:ind w:left="700" w:hanging="700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11.</w:t>
      </w:r>
      <w:r>
        <w:rPr>
          <w:rFonts w:ascii="Arial" w:hAnsi="Arial" w:cs="Arial"/>
          <w:lang w:val="nl-NL"/>
        </w:rPr>
        <w:tab/>
        <w:t>Welke website is de primaire bron van 3D structuren van biologische macromoleculen?</w:t>
      </w:r>
    </w:p>
    <w:p w14:paraId="6536DB1F" w14:textId="7DC8E224" w:rsidR="00A87329" w:rsidRDefault="00A87329" w:rsidP="00A87329">
      <w:pPr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ab/>
        <w:t>a)</w:t>
      </w:r>
      <w:r>
        <w:rPr>
          <w:rFonts w:ascii="Arial" w:hAnsi="Arial" w:cs="Arial"/>
          <w:lang w:val="nl-NL"/>
        </w:rPr>
        <w:tab/>
        <w:t>NCBI</w:t>
      </w:r>
    </w:p>
    <w:p w14:paraId="1E988D25" w14:textId="250AFFE4" w:rsidR="00A87329" w:rsidRDefault="00A87329" w:rsidP="00A87329">
      <w:pPr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ab/>
        <w:t>b)</w:t>
      </w:r>
      <w:r>
        <w:rPr>
          <w:rFonts w:ascii="Arial" w:hAnsi="Arial" w:cs="Arial"/>
          <w:lang w:val="nl-NL"/>
        </w:rPr>
        <w:tab/>
      </w:r>
      <w:proofErr w:type="spellStart"/>
      <w:r>
        <w:rPr>
          <w:rFonts w:ascii="Arial" w:hAnsi="Arial" w:cs="Arial"/>
          <w:lang w:val="nl-NL"/>
        </w:rPr>
        <w:t>GenBank</w:t>
      </w:r>
      <w:proofErr w:type="spellEnd"/>
    </w:p>
    <w:p w14:paraId="32079337" w14:textId="3A0F19CC" w:rsidR="00A87329" w:rsidRDefault="00A87329" w:rsidP="00A87329">
      <w:pPr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ab/>
        <w:t>c)</w:t>
      </w:r>
      <w:r>
        <w:rPr>
          <w:rFonts w:ascii="Arial" w:hAnsi="Arial" w:cs="Arial"/>
          <w:lang w:val="nl-NL"/>
        </w:rPr>
        <w:tab/>
      </w:r>
      <w:proofErr w:type="spellStart"/>
      <w:r>
        <w:rPr>
          <w:rFonts w:ascii="Arial" w:hAnsi="Arial" w:cs="Arial"/>
          <w:lang w:val="nl-NL"/>
        </w:rPr>
        <w:t>Uniprot</w:t>
      </w:r>
      <w:proofErr w:type="spellEnd"/>
    </w:p>
    <w:p w14:paraId="705D8418" w14:textId="77E28C58" w:rsidR="00A87329" w:rsidRDefault="00A87329" w:rsidP="00A87329">
      <w:pPr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ab/>
        <w:t>d)</w:t>
      </w:r>
      <w:r>
        <w:rPr>
          <w:rFonts w:ascii="Arial" w:hAnsi="Arial" w:cs="Arial"/>
          <w:lang w:val="nl-NL"/>
        </w:rPr>
        <w:tab/>
      </w:r>
      <w:proofErr w:type="spellStart"/>
      <w:r>
        <w:rPr>
          <w:rFonts w:ascii="Arial" w:hAnsi="Arial" w:cs="Arial"/>
          <w:lang w:val="nl-NL"/>
        </w:rPr>
        <w:t>Protein</w:t>
      </w:r>
      <w:proofErr w:type="spellEnd"/>
      <w:r>
        <w:rPr>
          <w:rFonts w:ascii="Arial" w:hAnsi="Arial" w:cs="Arial"/>
          <w:lang w:val="nl-NL"/>
        </w:rPr>
        <w:t xml:space="preserve"> Data Bank</w:t>
      </w:r>
    </w:p>
    <w:p w14:paraId="492F10F7" w14:textId="77777777" w:rsidR="00A87329" w:rsidRDefault="00A87329" w:rsidP="00A87329">
      <w:pPr>
        <w:rPr>
          <w:rFonts w:ascii="Arial" w:hAnsi="Arial" w:cs="Arial"/>
          <w:lang w:val="nl-NL"/>
        </w:rPr>
      </w:pPr>
    </w:p>
    <w:p w14:paraId="251C155F" w14:textId="416CA2F8" w:rsidR="00A87329" w:rsidRDefault="00A87329" w:rsidP="00A87329">
      <w:pPr>
        <w:rPr>
          <w:rFonts w:ascii="Arial" w:hAnsi="Arial" w:cs="Arial"/>
          <w:lang w:val="nl-NL"/>
        </w:rPr>
      </w:pPr>
    </w:p>
    <w:p w14:paraId="7FB4EC8A" w14:textId="7E0DF0F9" w:rsidR="00A87329" w:rsidRPr="00A87329" w:rsidRDefault="00A87329" w:rsidP="00A87329">
      <w:pPr>
        <w:rPr>
          <w:rFonts w:ascii="Arial" w:hAnsi="Arial" w:cs="Arial"/>
          <w:b/>
          <w:bCs/>
          <w:lang w:val="nl-NL"/>
        </w:rPr>
      </w:pPr>
      <w:r w:rsidRPr="00A87329">
        <w:rPr>
          <w:rFonts w:ascii="Arial" w:hAnsi="Arial" w:cs="Arial"/>
          <w:b/>
          <w:bCs/>
          <w:lang w:val="nl-NL"/>
        </w:rPr>
        <w:t>Open vragen</w:t>
      </w:r>
    </w:p>
    <w:p w14:paraId="2F9B1D19" w14:textId="6008373D" w:rsidR="000903F8" w:rsidRDefault="000903F8" w:rsidP="000903F8">
      <w:pPr>
        <w:ind w:left="709"/>
        <w:rPr>
          <w:rFonts w:ascii="Arial" w:hAnsi="Arial" w:cs="Arial"/>
          <w:lang w:val="nl-NL"/>
        </w:rPr>
      </w:pPr>
    </w:p>
    <w:p w14:paraId="3A895019" w14:textId="77777777" w:rsidR="000903F8" w:rsidRPr="009F2B6B" w:rsidRDefault="000903F8" w:rsidP="000903F8">
      <w:pPr>
        <w:pStyle w:val="Lijstalinea"/>
        <w:numPr>
          <w:ilvl w:val="0"/>
          <w:numId w:val="47"/>
        </w:numPr>
        <w:rPr>
          <w:rFonts w:ascii="Arial" w:hAnsi="Arial" w:cs="Arial"/>
          <w:lang w:val="nl-NL"/>
        </w:rPr>
      </w:pPr>
      <w:r w:rsidRPr="009F2B6B">
        <w:rPr>
          <w:rFonts w:ascii="Arial" w:hAnsi="Arial" w:cs="Arial"/>
          <w:lang w:val="nl-NL"/>
        </w:rPr>
        <w:t>De reactiesnelheid van een enzym (in Units/sec) wordt gemeten als functie van de substraatconcentratie in aan- en afwezigheid van een remmer. Hierbij worden de volgende waarden verkregen:</w:t>
      </w:r>
    </w:p>
    <w:p w14:paraId="40D29BBC" w14:textId="77777777" w:rsidR="000903F8" w:rsidRPr="00111045" w:rsidRDefault="000903F8" w:rsidP="000903F8">
      <w:pPr>
        <w:rPr>
          <w:rFonts w:ascii="Arial" w:hAnsi="Arial" w:cs="Arial"/>
          <w:lang w:val="nl-NL"/>
        </w:rPr>
      </w:pPr>
    </w:p>
    <w:tbl>
      <w:tblPr>
        <w:tblStyle w:val="Tabelraster1"/>
        <w:tblW w:w="5670" w:type="dxa"/>
        <w:tblInd w:w="15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559"/>
        <w:gridCol w:w="1985"/>
        <w:gridCol w:w="2126"/>
      </w:tblGrid>
      <w:tr w:rsidR="000903F8" w:rsidRPr="00111045" w14:paraId="73331A6C" w14:textId="77777777" w:rsidTr="009C6D6B"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single" w:sz="18" w:space="0" w:color="000000"/>
              <w:right w:val="single" w:sz="8" w:space="0" w:color="000000"/>
            </w:tcBorders>
          </w:tcPr>
          <w:p w14:paraId="6AAD4E2A" w14:textId="77777777" w:rsidR="000903F8" w:rsidRPr="00111045" w:rsidRDefault="000903F8" w:rsidP="009C6D6B">
            <w:pPr>
              <w:rPr>
                <w:rFonts w:ascii="Arial" w:hAnsi="Arial" w:cs="Arial"/>
                <w:b/>
                <w:lang w:val="nl-NL"/>
              </w:rPr>
            </w:pPr>
          </w:p>
        </w:tc>
        <w:tc>
          <w:tcPr>
            <w:tcW w:w="1985" w:type="dxa"/>
            <w:tcBorders>
              <w:top w:val="double" w:sz="4" w:space="0" w:color="auto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159C9D6B" w14:textId="77777777" w:rsidR="000903F8" w:rsidRPr="00111045" w:rsidRDefault="000903F8" w:rsidP="009C6D6B">
            <w:pPr>
              <w:rPr>
                <w:rFonts w:ascii="Arial" w:hAnsi="Arial" w:cs="Arial"/>
                <w:b/>
                <w:lang w:val="nl-NL"/>
              </w:rPr>
            </w:pPr>
            <w:r w:rsidRPr="00111045">
              <w:rPr>
                <w:rFonts w:ascii="Arial" w:hAnsi="Arial" w:cs="Arial"/>
                <w:b/>
                <w:lang w:val="nl-NL"/>
              </w:rPr>
              <w:t>Geen remmer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top w:val="double" w:sz="4" w:space="0" w:color="auto"/>
              <w:left w:val="single" w:sz="8" w:space="0" w:color="000000"/>
              <w:bottom w:val="single" w:sz="18" w:space="0" w:color="000000"/>
              <w:right w:val="double" w:sz="4" w:space="0" w:color="auto"/>
            </w:tcBorders>
          </w:tcPr>
          <w:p w14:paraId="344FC486" w14:textId="77777777" w:rsidR="000903F8" w:rsidRPr="00111045" w:rsidRDefault="000903F8" w:rsidP="009C6D6B">
            <w:pPr>
              <w:rPr>
                <w:rFonts w:ascii="Arial" w:hAnsi="Arial" w:cs="Arial"/>
                <w:b/>
                <w:i w:val="0"/>
                <w:lang w:val="nl-NL"/>
              </w:rPr>
            </w:pPr>
            <w:r w:rsidRPr="00111045">
              <w:rPr>
                <w:rFonts w:ascii="Arial" w:hAnsi="Arial" w:cs="Arial"/>
                <w:b/>
                <w:i w:val="0"/>
                <w:lang w:val="nl-NL"/>
              </w:rPr>
              <w:t>Met remmer</w:t>
            </w:r>
          </w:p>
        </w:tc>
      </w:tr>
      <w:tr w:rsidR="000903F8" w:rsidRPr="00111045" w14:paraId="5BC8F835" w14:textId="77777777" w:rsidTr="009C6D6B">
        <w:tc>
          <w:tcPr>
            <w:tcW w:w="1559" w:type="dxa"/>
            <w:tcBorders>
              <w:top w:val="single" w:sz="18" w:space="0" w:color="000000"/>
              <w:left w:val="double" w:sz="4" w:space="0" w:color="auto"/>
              <w:bottom w:val="single" w:sz="18" w:space="0" w:color="000000"/>
              <w:right w:val="single" w:sz="8" w:space="0" w:color="000000"/>
            </w:tcBorders>
          </w:tcPr>
          <w:p w14:paraId="0A89A7F6" w14:textId="77777777" w:rsidR="000903F8" w:rsidRPr="00111045" w:rsidRDefault="000903F8" w:rsidP="009C6D6B">
            <w:pPr>
              <w:rPr>
                <w:rFonts w:ascii="Arial" w:hAnsi="Arial" w:cs="Arial"/>
                <w:b/>
                <w:lang w:val="nl-NL"/>
              </w:rPr>
            </w:pPr>
            <w:r>
              <w:rPr>
                <w:rFonts w:ascii="Arial" w:hAnsi="Arial" w:cs="Arial"/>
                <w:b/>
                <w:lang w:val="nl-NL"/>
              </w:rPr>
              <w:t>[S] (</w:t>
            </w:r>
            <w:proofErr w:type="spellStart"/>
            <w:r>
              <w:rPr>
                <w:rFonts w:ascii="Arial" w:hAnsi="Arial" w:cs="Arial"/>
                <w:b/>
                <w:lang w:val="nl-NL"/>
              </w:rPr>
              <w:t>m</w:t>
            </w:r>
            <w:r w:rsidRPr="00111045">
              <w:rPr>
                <w:rFonts w:ascii="Arial" w:hAnsi="Arial" w:cs="Arial"/>
                <w:b/>
                <w:lang w:val="nl-NL"/>
              </w:rPr>
              <w:t>M</w:t>
            </w:r>
            <w:proofErr w:type="spellEnd"/>
            <w:r w:rsidRPr="00111045">
              <w:rPr>
                <w:rFonts w:ascii="Arial" w:hAnsi="Arial" w:cs="Arial"/>
                <w:b/>
                <w:lang w:val="nl-NL"/>
              </w:rPr>
              <w:t>)</w:t>
            </w:r>
          </w:p>
        </w:tc>
        <w:tc>
          <w:tcPr>
            <w:tcW w:w="1985" w:type="dxa"/>
            <w:tcBorders>
              <w:top w:val="single" w:sz="1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5DFD2C42" w14:textId="77777777" w:rsidR="000903F8" w:rsidRPr="00111045" w:rsidRDefault="000903F8" w:rsidP="009C6D6B">
            <w:pPr>
              <w:rPr>
                <w:rFonts w:ascii="Arial" w:hAnsi="Arial" w:cs="Arial"/>
                <w:b/>
                <w:lang w:val="nl-NL"/>
              </w:rPr>
            </w:pPr>
            <w:proofErr w:type="gramStart"/>
            <w:r w:rsidRPr="00111045">
              <w:rPr>
                <w:rFonts w:ascii="Arial" w:hAnsi="Arial" w:cs="Arial"/>
                <w:b/>
                <w:lang w:val="nl-NL"/>
              </w:rPr>
              <w:t>v</w:t>
            </w:r>
            <w:proofErr w:type="gramEnd"/>
            <w:r w:rsidRPr="00111045">
              <w:rPr>
                <w:rFonts w:ascii="Arial" w:hAnsi="Arial" w:cs="Arial"/>
                <w:b/>
                <w:lang w:val="nl-NL"/>
              </w:rPr>
              <w:t xml:space="preserve"> (Units/sec)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top w:val="single" w:sz="18" w:space="0" w:color="000000"/>
              <w:left w:val="single" w:sz="8" w:space="0" w:color="000000"/>
              <w:bottom w:val="single" w:sz="18" w:space="0" w:color="000000"/>
              <w:right w:val="double" w:sz="4" w:space="0" w:color="auto"/>
            </w:tcBorders>
          </w:tcPr>
          <w:p w14:paraId="5497BA0A" w14:textId="77777777" w:rsidR="000903F8" w:rsidRPr="00111045" w:rsidRDefault="000903F8" w:rsidP="009C6D6B">
            <w:pPr>
              <w:rPr>
                <w:rFonts w:ascii="Arial" w:hAnsi="Arial" w:cs="Arial"/>
                <w:b/>
                <w:i w:val="0"/>
                <w:lang w:val="nl-NL"/>
              </w:rPr>
            </w:pPr>
            <w:proofErr w:type="gramStart"/>
            <w:r w:rsidRPr="00111045">
              <w:rPr>
                <w:rFonts w:ascii="Arial" w:hAnsi="Arial" w:cs="Arial"/>
                <w:b/>
                <w:i w:val="0"/>
                <w:lang w:val="nl-NL"/>
              </w:rPr>
              <w:t>v</w:t>
            </w:r>
            <w:proofErr w:type="gramEnd"/>
            <w:r w:rsidRPr="00111045">
              <w:rPr>
                <w:rFonts w:ascii="Arial" w:hAnsi="Arial" w:cs="Arial"/>
                <w:b/>
                <w:i w:val="0"/>
                <w:lang w:val="nl-NL"/>
              </w:rPr>
              <w:t xml:space="preserve"> (Units/sec)</w:t>
            </w:r>
          </w:p>
        </w:tc>
      </w:tr>
      <w:tr w:rsidR="000903F8" w:rsidRPr="00111045" w14:paraId="50894036" w14:textId="77777777" w:rsidTr="009C6D6B">
        <w:tc>
          <w:tcPr>
            <w:tcW w:w="1559" w:type="dxa"/>
            <w:tcBorders>
              <w:top w:val="single" w:sz="18" w:space="0" w:color="000000"/>
              <w:left w:val="double" w:sz="4" w:space="0" w:color="auto"/>
              <w:right w:val="single" w:sz="8" w:space="0" w:color="000000"/>
            </w:tcBorders>
            <w:vAlign w:val="center"/>
          </w:tcPr>
          <w:p w14:paraId="47E6FCA5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2,04</w:t>
            </w:r>
          </w:p>
        </w:tc>
        <w:tc>
          <w:tcPr>
            <w:tcW w:w="1985" w:type="dxa"/>
            <w:tcBorders>
              <w:top w:val="single" w:sz="1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0377154B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4,37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top w:val="single" w:sz="18" w:space="0" w:color="000000"/>
              <w:left w:val="single" w:sz="8" w:space="0" w:color="000000"/>
              <w:right w:val="double" w:sz="4" w:space="0" w:color="auto"/>
            </w:tcBorders>
            <w:vAlign w:val="center"/>
          </w:tcPr>
          <w:p w14:paraId="0A789F70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2,04</w:t>
            </w:r>
          </w:p>
        </w:tc>
      </w:tr>
      <w:tr w:rsidR="000903F8" w:rsidRPr="00111045" w14:paraId="5FD68D27" w14:textId="77777777" w:rsidTr="009C6D6B">
        <w:tc>
          <w:tcPr>
            <w:tcW w:w="1559" w:type="dxa"/>
            <w:tcBorders>
              <w:left w:val="double" w:sz="4" w:space="0" w:color="auto"/>
              <w:right w:val="single" w:sz="8" w:space="0" w:color="000000"/>
            </w:tcBorders>
            <w:vAlign w:val="center"/>
          </w:tcPr>
          <w:p w14:paraId="3C713E1F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5,13</w:t>
            </w:r>
          </w:p>
        </w:tc>
        <w:tc>
          <w:tcPr>
            <w:tcW w:w="1985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F68F151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7,16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left w:val="single" w:sz="8" w:space="0" w:color="000000"/>
              <w:right w:val="double" w:sz="4" w:space="0" w:color="auto"/>
            </w:tcBorders>
            <w:vAlign w:val="center"/>
          </w:tcPr>
          <w:p w14:paraId="57FEAA42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4,1</w:t>
            </w:r>
            <w:r>
              <w:rPr>
                <w:rFonts w:ascii="Arial" w:hAnsi="Arial"/>
                <w:i w:val="0"/>
                <w:color w:val="000000"/>
              </w:rPr>
              <w:t>0</w:t>
            </w:r>
          </w:p>
        </w:tc>
      </w:tr>
      <w:tr w:rsidR="000903F8" w:rsidRPr="00111045" w14:paraId="42557F02" w14:textId="77777777" w:rsidTr="009C6D6B">
        <w:tc>
          <w:tcPr>
            <w:tcW w:w="1559" w:type="dxa"/>
            <w:tcBorders>
              <w:left w:val="double" w:sz="4" w:space="0" w:color="auto"/>
              <w:right w:val="single" w:sz="8" w:space="0" w:color="000000"/>
            </w:tcBorders>
            <w:vAlign w:val="center"/>
          </w:tcPr>
          <w:p w14:paraId="44F1EF94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10,28</w:t>
            </w:r>
          </w:p>
        </w:tc>
        <w:tc>
          <w:tcPr>
            <w:tcW w:w="1985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080D583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9,08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left w:val="single" w:sz="8" w:space="0" w:color="000000"/>
              <w:right w:val="double" w:sz="4" w:space="0" w:color="auto"/>
            </w:tcBorders>
            <w:vAlign w:val="center"/>
          </w:tcPr>
          <w:p w14:paraId="398BC6C6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6,16</w:t>
            </w:r>
          </w:p>
        </w:tc>
      </w:tr>
      <w:tr w:rsidR="000903F8" w:rsidRPr="00111045" w14:paraId="5F0A46E1" w14:textId="77777777" w:rsidTr="009C6D6B">
        <w:tc>
          <w:tcPr>
            <w:tcW w:w="1559" w:type="dxa"/>
            <w:tcBorders>
              <w:left w:val="double" w:sz="4" w:space="0" w:color="auto"/>
              <w:right w:val="single" w:sz="8" w:space="0" w:color="000000"/>
            </w:tcBorders>
            <w:vAlign w:val="center"/>
          </w:tcPr>
          <w:p w14:paraId="64F64AD6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20,58</w:t>
            </w:r>
          </w:p>
        </w:tc>
        <w:tc>
          <w:tcPr>
            <w:tcW w:w="1985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7A1EF26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10,47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left w:val="single" w:sz="8" w:space="0" w:color="000000"/>
              <w:right w:val="double" w:sz="4" w:space="0" w:color="auto"/>
            </w:tcBorders>
            <w:vAlign w:val="center"/>
          </w:tcPr>
          <w:p w14:paraId="7A6064DC" w14:textId="77777777" w:rsidR="000903F8" w:rsidRPr="00102643" w:rsidRDefault="000903F8" w:rsidP="009C6D6B">
            <w:pPr>
              <w:tabs>
                <w:tab w:val="left" w:pos="807"/>
                <w:tab w:val="center" w:pos="1016"/>
              </w:tabs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8,23</w:t>
            </w:r>
          </w:p>
        </w:tc>
      </w:tr>
      <w:tr w:rsidR="000903F8" w:rsidRPr="00111045" w14:paraId="23AEC133" w14:textId="77777777" w:rsidTr="009C6D6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  <w:tcBorders>
              <w:left w:val="double" w:sz="4" w:space="0" w:color="auto"/>
              <w:bottom w:val="double" w:sz="4" w:space="0" w:color="auto"/>
              <w:right w:val="single" w:sz="8" w:space="0" w:color="000000"/>
            </w:tcBorders>
            <w:vAlign w:val="center"/>
          </w:tcPr>
          <w:p w14:paraId="284E026D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51,48</w:t>
            </w:r>
          </w:p>
        </w:tc>
        <w:tc>
          <w:tcPr>
            <w:tcW w:w="1985" w:type="dxa"/>
            <w:tcBorders>
              <w:left w:val="single" w:sz="8" w:space="0" w:color="000000"/>
              <w:bottom w:val="double" w:sz="4" w:space="0" w:color="auto"/>
              <w:right w:val="single" w:sz="8" w:space="0" w:color="000000"/>
            </w:tcBorders>
            <w:vAlign w:val="center"/>
          </w:tcPr>
          <w:p w14:paraId="53BFDD86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11,53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left w:val="single" w:sz="8" w:space="0" w:color="000000"/>
              <w:bottom w:val="double" w:sz="4" w:space="0" w:color="auto"/>
              <w:right w:val="double" w:sz="4" w:space="0" w:color="auto"/>
            </w:tcBorders>
            <w:vAlign w:val="center"/>
          </w:tcPr>
          <w:p w14:paraId="02A233ED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10,29</w:t>
            </w:r>
          </w:p>
        </w:tc>
      </w:tr>
    </w:tbl>
    <w:p w14:paraId="02367A8E" w14:textId="77777777" w:rsidR="000903F8" w:rsidRPr="00111045" w:rsidRDefault="000903F8" w:rsidP="000903F8">
      <w:pPr>
        <w:rPr>
          <w:rFonts w:ascii="Arial" w:hAnsi="Arial" w:cs="Arial"/>
          <w:lang w:val="nl-NL"/>
        </w:rPr>
      </w:pPr>
    </w:p>
    <w:p w14:paraId="7F084677" w14:textId="77777777" w:rsidR="000903F8" w:rsidRDefault="000903F8" w:rsidP="000903F8">
      <w:pPr>
        <w:numPr>
          <w:ilvl w:val="1"/>
          <w:numId w:val="16"/>
        </w:numPr>
        <w:ind w:left="142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M</w:t>
      </w:r>
      <w:r w:rsidRPr="00111045">
        <w:rPr>
          <w:rFonts w:ascii="Arial" w:hAnsi="Arial" w:cs="Arial"/>
          <w:lang w:val="nl-NL"/>
        </w:rPr>
        <w:t>et behu</w:t>
      </w:r>
      <w:r>
        <w:rPr>
          <w:rFonts w:ascii="Arial" w:hAnsi="Arial" w:cs="Arial"/>
          <w:lang w:val="nl-NL"/>
        </w:rPr>
        <w:t xml:space="preserve">lp van een </w:t>
      </w:r>
      <w:proofErr w:type="spellStart"/>
      <w:r>
        <w:rPr>
          <w:rFonts w:ascii="Arial" w:hAnsi="Arial" w:cs="Arial"/>
          <w:lang w:val="nl-NL"/>
        </w:rPr>
        <w:t>Lineweaver-Burk</w:t>
      </w:r>
      <w:proofErr w:type="spellEnd"/>
      <w:r>
        <w:rPr>
          <w:rFonts w:ascii="Arial" w:hAnsi="Arial" w:cs="Arial"/>
          <w:lang w:val="nl-NL"/>
        </w:rPr>
        <w:t xml:space="preserve"> plot kan</w:t>
      </w:r>
      <w:r w:rsidRPr="00111045">
        <w:rPr>
          <w:rFonts w:ascii="Arial" w:hAnsi="Arial" w:cs="Arial"/>
          <w:lang w:val="nl-NL"/>
        </w:rPr>
        <w:t xml:space="preserve"> de K</w:t>
      </w:r>
      <w:r w:rsidRPr="00111045">
        <w:rPr>
          <w:rFonts w:ascii="Arial" w:hAnsi="Arial" w:cs="Arial"/>
          <w:vertAlign w:val="subscript"/>
          <w:lang w:val="nl-NL"/>
        </w:rPr>
        <w:t>M</w:t>
      </w:r>
      <w:r w:rsidRPr="00111045">
        <w:rPr>
          <w:rFonts w:ascii="Arial" w:hAnsi="Arial" w:cs="Arial"/>
          <w:lang w:val="nl-NL"/>
        </w:rPr>
        <w:t xml:space="preserve"> en </w:t>
      </w:r>
      <w:proofErr w:type="spellStart"/>
      <w:r w:rsidRPr="00111045">
        <w:rPr>
          <w:rFonts w:ascii="Arial" w:hAnsi="Arial" w:cs="Arial"/>
          <w:lang w:val="nl-NL"/>
        </w:rPr>
        <w:t>V</w:t>
      </w:r>
      <w:r w:rsidRPr="00111045">
        <w:rPr>
          <w:rFonts w:ascii="Arial" w:hAnsi="Arial" w:cs="Arial"/>
          <w:vertAlign w:val="subscript"/>
          <w:lang w:val="nl-NL"/>
        </w:rPr>
        <w:t>max</w:t>
      </w:r>
      <w:proofErr w:type="spellEnd"/>
      <w:r w:rsidRPr="00111045">
        <w:rPr>
          <w:rFonts w:ascii="Arial" w:hAnsi="Arial" w:cs="Arial"/>
          <w:lang w:val="nl-NL"/>
        </w:rPr>
        <w:t xml:space="preserve"> zonder en met remmer</w:t>
      </w:r>
      <w:r>
        <w:rPr>
          <w:rFonts w:ascii="Arial" w:hAnsi="Arial" w:cs="Arial"/>
          <w:lang w:val="nl-NL"/>
        </w:rPr>
        <w:t xml:space="preserve"> worden bepaald</w:t>
      </w:r>
      <w:r w:rsidRPr="00111045">
        <w:rPr>
          <w:rFonts w:ascii="Arial" w:hAnsi="Arial" w:cs="Arial"/>
          <w:lang w:val="nl-NL"/>
        </w:rPr>
        <w:t>.</w:t>
      </w:r>
      <w:r>
        <w:rPr>
          <w:rFonts w:ascii="Arial" w:hAnsi="Arial" w:cs="Arial"/>
          <w:lang w:val="nl-NL"/>
        </w:rPr>
        <w:t xml:space="preserve"> Deze plot zie je hieronder. Bereken </w:t>
      </w:r>
      <w:r w:rsidRPr="00111045">
        <w:rPr>
          <w:rFonts w:ascii="Arial" w:hAnsi="Arial" w:cs="Arial"/>
          <w:lang w:val="nl-NL"/>
        </w:rPr>
        <w:t>de K</w:t>
      </w:r>
      <w:r w:rsidRPr="00111045">
        <w:rPr>
          <w:rFonts w:ascii="Arial" w:hAnsi="Arial" w:cs="Arial"/>
          <w:vertAlign w:val="subscript"/>
          <w:lang w:val="nl-NL"/>
        </w:rPr>
        <w:t>M</w:t>
      </w:r>
      <w:r w:rsidRPr="00111045">
        <w:rPr>
          <w:rFonts w:ascii="Arial" w:hAnsi="Arial" w:cs="Arial"/>
          <w:lang w:val="nl-NL"/>
        </w:rPr>
        <w:t xml:space="preserve"> en de </w:t>
      </w:r>
      <w:proofErr w:type="spellStart"/>
      <w:r w:rsidRPr="00111045">
        <w:rPr>
          <w:rFonts w:ascii="Arial" w:hAnsi="Arial" w:cs="Arial"/>
          <w:lang w:val="nl-NL"/>
        </w:rPr>
        <w:t>V</w:t>
      </w:r>
      <w:r w:rsidRPr="00111045">
        <w:rPr>
          <w:rFonts w:ascii="Arial" w:hAnsi="Arial" w:cs="Arial"/>
          <w:vertAlign w:val="subscript"/>
          <w:lang w:val="nl-NL"/>
        </w:rPr>
        <w:t>max</w:t>
      </w:r>
      <w:proofErr w:type="spellEnd"/>
      <w:r w:rsidRPr="00111045">
        <w:rPr>
          <w:rFonts w:ascii="Arial" w:hAnsi="Arial" w:cs="Arial"/>
          <w:lang w:val="nl-NL"/>
        </w:rPr>
        <w:t xml:space="preserve"> </w:t>
      </w:r>
      <w:r>
        <w:rPr>
          <w:rFonts w:ascii="Arial" w:hAnsi="Arial" w:cs="Arial"/>
          <w:lang w:val="nl-NL"/>
        </w:rPr>
        <w:t>voor beide experimenten</w:t>
      </w:r>
      <w:r w:rsidRPr="00111045">
        <w:rPr>
          <w:rFonts w:ascii="Arial" w:hAnsi="Arial" w:cs="Arial"/>
          <w:lang w:val="nl-NL"/>
        </w:rPr>
        <w:t>.</w:t>
      </w:r>
    </w:p>
    <w:p w14:paraId="7B843BDD" w14:textId="77777777" w:rsidR="000903F8" w:rsidRDefault="000903F8" w:rsidP="000903F8">
      <w:pPr>
        <w:ind w:left="1429"/>
        <w:rPr>
          <w:rFonts w:ascii="Arial" w:hAnsi="Arial" w:cs="Arial"/>
          <w:lang w:val="nl-NL"/>
        </w:rPr>
      </w:pPr>
      <w:r>
        <w:rPr>
          <w:rFonts w:ascii="Arial" w:hAnsi="Arial" w:cs="Arial"/>
          <w:noProof/>
          <w:lang w:val="nl-NL" w:eastAsia="nl-NL"/>
        </w:rPr>
        <w:lastRenderedPageBreak/>
        <w:drawing>
          <wp:inline distT="0" distB="0" distL="0" distR="0" wp14:anchorId="4B4CD67B" wp14:editId="5DCD1BCD">
            <wp:extent cx="4584192" cy="2755392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e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8F23" w14:textId="77777777" w:rsidR="000903F8" w:rsidRPr="002803D4" w:rsidRDefault="000903F8" w:rsidP="000903F8">
      <w:pPr>
        <w:ind w:left="1429"/>
        <w:rPr>
          <w:rFonts w:ascii="Arial" w:hAnsi="Arial" w:cs="Arial"/>
          <w:b/>
          <w:lang w:val="nl-NL"/>
        </w:rPr>
      </w:pPr>
    </w:p>
    <w:p w14:paraId="72F5034F" w14:textId="77777777" w:rsidR="000903F8" w:rsidRDefault="000903F8" w:rsidP="000903F8">
      <w:pPr>
        <w:rPr>
          <w:rFonts w:ascii="Arial" w:hAnsi="Arial" w:cs="Arial"/>
          <w:lang w:val="nl-NL"/>
        </w:rPr>
      </w:pPr>
    </w:p>
    <w:p w14:paraId="3C8CE67C" w14:textId="77777777" w:rsidR="000903F8" w:rsidRDefault="000903F8" w:rsidP="000903F8">
      <w:pPr>
        <w:pStyle w:val="Lijstalinea"/>
        <w:numPr>
          <w:ilvl w:val="1"/>
          <w:numId w:val="16"/>
        </w:numPr>
        <w:ind w:left="1418" w:hanging="709"/>
        <w:rPr>
          <w:rFonts w:ascii="Arial" w:hAnsi="Arial" w:cs="Arial"/>
          <w:lang w:val="nl-NL"/>
        </w:rPr>
      </w:pPr>
      <w:r w:rsidRPr="004255C3">
        <w:rPr>
          <w:rFonts w:ascii="Arial" w:hAnsi="Arial" w:cs="Arial"/>
          <w:lang w:val="nl-NL"/>
        </w:rPr>
        <w:t>Om welk type inhibitie gaat het in dit geval? Leg je antwoord uit. (</w:t>
      </w:r>
      <w:r w:rsidRPr="004255C3">
        <w:rPr>
          <w:rFonts w:ascii="Arial" w:hAnsi="Arial" w:cs="Arial"/>
          <w:b/>
          <w:lang w:val="nl-NL"/>
        </w:rPr>
        <w:t xml:space="preserve">2 </w:t>
      </w:r>
      <w:proofErr w:type="spellStart"/>
      <w:r w:rsidRPr="004255C3">
        <w:rPr>
          <w:rFonts w:ascii="Arial" w:hAnsi="Arial" w:cs="Arial"/>
          <w:b/>
          <w:lang w:val="nl-NL"/>
        </w:rPr>
        <w:t>pt</w:t>
      </w:r>
      <w:proofErr w:type="spellEnd"/>
      <w:r w:rsidRPr="004255C3">
        <w:rPr>
          <w:rFonts w:ascii="Arial" w:hAnsi="Arial" w:cs="Arial"/>
          <w:lang w:val="nl-NL"/>
        </w:rPr>
        <w:t>)</w:t>
      </w:r>
    </w:p>
    <w:p w14:paraId="0472F566" w14:textId="77777777" w:rsidR="000903F8" w:rsidRDefault="000903F8" w:rsidP="000903F8">
      <w:pPr>
        <w:rPr>
          <w:rFonts w:ascii="Arial" w:hAnsi="Arial" w:cs="Arial"/>
          <w:lang w:val="nl-NL"/>
        </w:rPr>
      </w:pPr>
    </w:p>
    <w:p w14:paraId="493CEF12" w14:textId="77777777" w:rsidR="000903F8" w:rsidRDefault="000903F8" w:rsidP="000903F8">
      <w:pPr>
        <w:rPr>
          <w:rFonts w:ascii="Arial" w:hAnsi="Arial" w:cs="Arial"/>
          <w:lang w:val="nl-NL"/>
        </w:rPr>
      </w:pPr>
    </w:p>
    <w:p w14:paraId="41AC550A" w14:textId="77777777" w:rsidR="000903F8" w:rsidRPr="009F2B6B" w:rsidRDefault="000903F8" w:rsidP="000903F8">
      <w:pPr>
        <w:rPr>
          <w:rFonts w:ascii="Arial" w:hAnsi="Arial" w:cs="Arial"/>
          <w:lang w:val="nl-NL"/>
        </w:rPr>
      </w:pPr>
    </w:p>
    <w:p w14:paraId="0B472FC3" w14:textId="77777777" w:rsidR="000903F8" w:rsidRPr="00F064E7" w:rsidRDefault="000903F8" w:rsidP="000903F8">
      <w:pPr>
        <w:pStyle w:val="Lijstalinea"/>
        <w:numPr>
          <w:ilvl w:val="0"/>
          <w:numId w:val="47"/>
        </w:numPr>
        <w:ind w:hanging="720"/>
        <w:rPr>
          <w:rFonts w:ascii="Arial" w:hAnsi="Arial" w:cs="Arial"/>
          <w:color w:val="000000" w:themeColor="text1"/>
          <w:lang w:val="nl-NL"/>
        </w:rPr>
      </w:pPr>
      <w:r w:rsidRPr="00F064E7">
        <w:rPr>
          <w:rFonts w:ascii="Arial" w:hAnsi="Arial" w:cs="Arial"/>
          <w:color w:val="000000" w:themeColor="text1"/>
          <w:lang w:val="nl-NL"/>
        </w:rPr>
        <w:t xml:space="preserve">We hebben een </w:t>
      </w:r>
      <w:proofErr w:type="spellStart"/>
      <w:r w:rsidRPr="00F064E7">
        <w:rPr>
          <w:rFonts w:ascii="Arial" w:hAnsi="Arial" w:cs="Arial"/>
          <w:color w:val="000000" w:themeColor="text1"/>
          <w:lang w:val="nl-NL"/>
        </w:rPr>
        <w:t>tripeptide</w:t>
      </w:r>
      <w:proofErr w:type="spellEnd"/>
      <w:r w:rsidRPr="00F064E7">
        <w:rPr>
          <w:rFonts w:ascii="Arial" w:hAnsi="Arial" w:cs="Arial"/>
          <w:color w:val="000000" w:themeColor="text1"/>
          <w:lang w:val="nl-NL"/>
        </w:rPr>
        <w:t xml:space="preserve"> bestaande uit de volgende aminozuren: één met een polair ongeladen, één met een basische en één met een niet-polaire zijketen. De </w:t>
      </w:r>
      <w:proofErr w:type="spellStart"/>
      <w:r w:rsidRPr="00F064E7">
        <w:rPr>
          <w:rFonts w:ascii="Arial" w:hAnsi="Arial" w:cs="Arial"/>
          <w:color w:val="000000" w:themeColor="text1"/>
          <w:lang w:val="nl-NL"/>
        </w:rPr>
        <w:t>pK</w:t>
      </w:r>
      <w:r w:rsidRPr="00F064E7">
        <w:rPr>
          <w:rFonts w:ascii="Arial" w:hAnsi="Arial" w:cs="Arial"/>
          <w:color w:val="000000" w:themeColor="text1"/>
          <w:vertAlign w:val="subscript"/>
          <w:lang w:val="nl-NL"/>
        </w:rPr>
        <w:t>a</w:t>
      </w:r>
      <w:proofErr w:type="spellEnd"/>
      <w:r w:rsidRPr="00F064E7">
        <w:rPr>
          <w:rFonts w:ascii="Arial" w:hAnsi="Arial" w:cs="Arial"/>
          <w:color w:val="000000" w:themeColor="text1"/>
          <w:lang w:val="nl-NL"/>
        </w:rPr>
        <w:t xml:space="preserve"> van de basische zijketen is 9; voor de terminale –NH</w:t>
      </w:r>
      <w:r w:rsidRPr="00F064E7">
        <w:rPr>
          <w:rFonts w:ascii="Arial" w:hAnsi="Arial" w:cs="Arial"/>
          <w:color w:val="000000" w:themeColor="text1"/>
          <w:vertAlign w:val="subscript"/>
          <w:lang w:val="nl-NL"/>
        </w:rPr>
        <w:t>2</w:t>
      </w:r>
      <w:r w:rsidRPr="00F064E7">
        <w:rPr>
          <w:rFonts w:ascii="Arial" w:hAnsi="Arial" w:cs="Arial"/>
          <w:color w:val="000000" w:themeColor="text1"/>
          <w:lang w:val="nl-NL"/>
        </w:rPr>
        <w:t xml:space="preserve"> en –COOH groep wordt een </w:t>
      </w:r>
      <w:proofErr w:type="spellStart"/>
      <w:r w:rsidRPr="00F064E7">
        <w:rPr>
          <w:rFonts w:ascii="Arial" w:hAnsi="Arial" w:cs="Arial"/>
          <w:color w:val="000000" w:themeColor="text1"/>
          <w:lang w:val="nl-NL"/>
        </w:rPr>
        <w:t>pK</w:t>
      </w:r>
      <w:r w:rsidRPr="00F064E7">
        <w:rPr>
          <w:rFonts w:ascii="Arial" w:hAnsi="Arial" w:cs="Arial"/>
          <w:color w:val="000000" w:themeColor="text1"/>
          <w:vertAlign w:val="subscript"/>
          <w:lang w:val="nl-NL"/>
        </w:rPr>
        <w:t>a</w:t>
      </w:r>
      <w:proofErr w:type="spellEnd"/>
      <w:r w:rsidRPr="00F064E7">
        <w:rPr>
          <w:rFonts w:ascii="Arial" w:hAnsi="Arial" w:cs="Arial"/>
          <w:color w:val="000000" w:themeColor="text1"/>
          <w:lang w:val="nl-NL"/>
        </w:rPr>
        <w:t xml:space="preserve"> van respectievelijk 10 en 2 genomen.</w:t>
      </w:r>
    </w:p>
    <w:p w14:paraId="44FFF81F" w14:textId="77777777" w:rsidR="000903F8" w:rsidRPr="001A622C" w:rsidRDefault="000903F8" w:rsidP="000903F8">
      <w:pPr>
        <w:pStyle w:val="Lijstalinea"/>
        <w:numPr>
          <w:ilvl w:val="3"/>
          <w:numId w:val="16"/>
        </w:numPr>
        <w:tabs>
          <w:tab w:val="clear" w:pos="2430"/>
        </w:tabs>
        <w:ind w:left="1276" w:hanging="567"/>
        <w:rPr>
          <w:rFonts w:ascii="Arial" w:hAnsi="Arial" w:cs="Arial"/>
          <w:color w:val="000000" w:themeColor="text1"/>
          <w:lang w:val="nl-NL"/>
        </w:rPr>
      </w:pPr>
      <w:r w:rsidRPr="001A622C">
        <w:rPr>
          <w:rFonts w:ascii="Arial" w:hAnsi="Arial" w:cs="Arial"/>
          <w:color w:val="000000" w:themeColor="text1"/>
          <w:lang w:val="nl-NL"/>
        </w:rPr>
        <w:t xml:space="preserve">Geef de volledige structuurformule van dit </w:t>
      </w:r>
      <w:proofErr w:type="spellStart"/>
      <w:r w:rsidRPr="001A622C">
        <w:rPr>
          <w:rFonts w:ascii="Arial" w:hAnsi="Arial" w:cs="Arial"/>
          <w:color w:val="000000" w:themeColor="text1"/>
          <w:lang w:val="nl-NL"/>
        </w:rPr>
        <w:t>tripeptide</w:t>
      </w:r>
      <w:proofErr w:type="spellEnd"/>
      <w:r w:rsidRPr="001A622C">
        <w:rPr>
          <w:rFonts w:ascii="Arial" w:hAnsi="Arial" w:cs="Arial"/>
          <w:color w:val="000000" w:themeColor="text1"/>
          <w:lang w:val="nl-NL"/>
        </w:rPr>
        <w:t xml:space="preserve"> met de door jouw gekozen aminozuren (polair ongeladen, </w:t>
      </w:r>
      <w:r>
        <w:rPr>
          <w:rFonts w:ascii="Arial" w:hAnsi="Arial" w:cs="Arial"/>
          <w:color w:val="000000" w:themeColor="text1"/>
          <w:lang w:val="nl-NL"/>
        </w:rPr>
        <w:t>basisch</w:t>
      </w:r>
      <w:r w:rsidRPr="001A622C">
        <w:rPr>
          <w:rFonts w:ascii="Arial" w:hAnsi="Arial" w:cs="Arial"/>
          <w:color w:val="000000" w:themeColor="text1"/>
          <w:lang w:val="nl-NL"/>
        </w:rPr>
        <w:t xml:space="preserve">, </w:t>
      </w:r>
      <w:r>
        <w:rPr>
          <w:rFonts w:ascii="Arial" w:hAnsi="Arial" w:cs="Arial"/>
          <w:color w:val="000000" w:themeColor="text1"/>
          <w:lang w:val="nl-NL"/>
        </w:rPr>
        <w:t>niet-polair</w:t>
      </w:r>
      <w:r w:rsidRPr="001A622C">
        <w:rPr>
          <w:rFonts w:ascii="Arial" w:hAnsi="Arial" w:cs="Arial"/>
          <w:color w:val="000000" w:themeColor="text1"/>
          <w:lang w:val="nl-NL"/>
        </w:rPr>
        <w:t>) en benoem de daarin de aminozuren (naam + 3-lettercode). (</w:t>
      </w:r>
      <w:r w:rsidRPr="001A622C">
        <w:rPr>
          <w:rFonts w:ascii="Arial" w:hAnsi="Arial" w:cs="Arial"/>
          <w:b/>
          <w:color w:val="000000" w:themeColor="text1"/>
          <w:lang w:val="nl-NL"/>
        </w:rPr>
        <w:t xml:space="preserve">4 </w:t>
      </w:r>
      <w:proofErr w:type="spellStart"/>
      <w:r w:rsidRPr="001A622C">
        <w:rPr>
          <w:rFonts w:ascii="Arial" w:hAnsi="Arial" w:cs="Arial"/>
          <w:b/>
          <w:color w:val="000000" w:themeColor="text1"/>
          <w:lang w:val="nl-NL"/>
        </w:rPr>
        <w:t>pt</w:t>
      </w:r>
      <w:proofErr w:type="spellEnd"/>
      <w:r w:rsidRPr="001A622C">
        <w:rPr>
          <w:rFonts w:ascii="Arial" w:hAnsi="Arial" w:cs="Arial"/>
          <w:color w:val="000000" w:themeColor="text1"/>
          <w:lang w:val="nl-NL"/>
        </w:rPr>
        <w:t>)</w:t>
      </w:r>
    </w:p>
    <w:p w14:paraId="2ADEA484" w14:textId="77777777" w:rsidR="000903F8" w:rsidRPr="009F2B6B" w:rsidRDefault="000903F8" w:rsidP="000903F8">
      <w:pPr>
        <w:pStyle w:val="Lijstalinea"/>
        <w:numPr>
          <w:ilvl w:val="3"/>
          <w:numId w:val="16"/>
        </w:numPr>
        <w:tabs>
          <w:tab w:val="clear" w:pos="2430"/>
        </w:tabs>
        <w:ind w:left="1276" w:hanging="567"/>
        <w:rPr>
          <w:rFonts w:ascii="Arial" w:hAnsi="Arial" w:cs="Arial"/>
          <w:color w:val="000000" w:themeColor="text1"/>
          <w:lang w:val="nl-NL"/>
        </w:rPr>
      </w:pPr>
      <w:r w:rsidRPr="009F2B6B">
        <w:rPr>
          <w:rFonts w:ascii="Arial" w:hAnsi="Arial" w:cs="Arial"/>
          <w:color w:val="000000" w:themeColor="text1"/>
          <w:lang w:val="nl-NL"/>
        </w:rPr>
        <w:t xml:space="preserve">Geef aan wat de lading is van de </w:t>
      </w:r>
      <w:r w:rsidRPr="009F2B6B">
        <w:rPr>
          <w:rFonts w:ascii="Arial" w:hAnsi="Arial" w:cs="Arial"/>
          <w:b/>
          <w:color w:val="000000" w:themeColor="text1"/>
          <w:lang w:val="nl-NL"/>
        </w:rPr>
        <w:t>4</w:t>
      </w:r>
      <w:r w:rsidRPr="009F2B6B">
        <w:rPr>
          <w:rFonts w:ascii="Arial" w:hAnsi="Arial" w:cs="Arial"/>
          <w:color w:val="000000" w:themeColor="text1"/>
          <w:lang w:val="nl-NL"/>
        </w:rPr>
        <w:t xml:space="preserve"> geladen groepen (terminale aminogroep, basische zijketen en de terminale </w:t>
      </w:r>
      <w:proofErr w:type="spellStart"/>
      <w:r w:rsidRPr="009F2B6B">
        <w:rPr>
          <w:rFonts w:ascii="Arial" w:hAnsi="Arial" w:cs="Arial"/>
          <w:color w:val="000000" w:themeColor="text1"/>
          <w:lang w:val="nl-NL"/>
        </w:rPr>
        <w:t>carboxylgroep</w:t>
      </w:r>
      <w:proofErr w:type="spellEnd"/>
      <w:r w:rsidRPr="009F2B6B">
        <w:rPr>
          <w:rFonts w:ascii="Arial" w:hAnsi="Arial" w:cs="Arial"/>
          <w:color w:val="000000" w:themeColor="text1"/>
          <w:lang w:val="nl-NL"/>
        </w:rPr>
        <w:t xml:space="preserve">) bij </w:t>
      </w:r>
      <w:r>
        <w:rPr>
          <w:rFonts w:ascii="Arial" w:hAnsi="Arial" w:cs="Arial"/>
          <w:color w:val="000000" w:themeColor="text1"/>
          <w:lang w:val="nl-NL"/>
        </w:rPr>
        <w:br/>
      </w:r>
      <w:r w:rsidRPr="009F2B6B">
        <w:rPr>
          <w:rFonts w:ascii="Arial" w:hAnsi="Arial" w:cs="Arial"/>
          <w:color w:val="000000" w:themeColor="text1"/>
          <w:lang w:val="nl-NL"/>
        </w:rPr>
        <w:t xml:space="preserve">pH = 3, </w:t>
      </w:r>
      <w:r>
        <w:rPr>
          <w:rFonts w:ascii="Arial" w:hAnsi="Arial" w:cs="Arial"/>
          <w:color w:val="000000" w:themeColor="text1"/>
          <w:lang w:val="nl-NL"/>
        </w:rPr>
        <w:br/>
      </w:r>
      <w:r w:rsidRPr="009F2B6B">
        <w:rPr>
          <w:rFonts w:ascii="Arial" w:hAnsi="Arial" w:cs="Arial"/>
          <w:color w:val="000000" w:themeColor="text1"/>
          <w:lang w:val="nl-NL"/>
        </w:rPr>
        <w:t>pH = 7</w:t>
      </w:r>
      <w:r>
        <w:rPr>
          <w:rFonts w:ascii="Arial" w:hAnsi="Arial" w:cs="Arial"/>
          <w:color w:val="000000" w:themeColor="text1"/>
          <w:lang w:val="nl-NL"/>
        </w:rPr>
        <w:br/>
      </w:r>
      <w:r w:rsidRPr="009F2B6B">
        <w:rPr>
          <w:rFonts w:ascii="Arial" w:hAnsi="Arial" w:cs="Arial"/>
          <w:color w:val="000000" w:themeColor="text1"/>
          <w:lang w:val="nl-NL"/>
        </w:rPr>
        <w:t>pH = 12</w:t>
      </w:r>
    </w:p>
    <w:p w14:paraId="2DC96CB8" w14:textId="2DAABD75" w:rsidR="000903F8" w:rsidRDefault="000903F8" w:rsidP="000903F8">
      <w:pPr>
        <w:rPr>
          <w:rFonts w:ascii="Arial" w:hAnsi="Arial" w:cs="Arial"/>
          <w:lang w:val="nl-NL"/>
        </w:rPr>
      </w:pPr>
    </w:p>
    <w:p w14:paraId="0A32F04C" w14:textId="77777777" w:rsidR="00A87329" w:rsidRDefault="00A87329" w:rsidP="000903F8">
      <w:pPr>
        <w:rPr>
          <w:rFonts w:ascii="Arial" w:hAnsi="Arial" w:cs="Arial"/>
          <w:lang w:val="nl-NL"/>
        </w:rPr>
      </w:pPr>
    </w:p>
    <w:p w14:paraId="235C9368" w14:textId="77777777" w:rsidR="000903F8" w:rsidRDefault="000903F8" w:rsidP="000903F8">
      <w:pPr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3.</w:t>
      </w:r>
      <w:r>
        <w:rPr>
          <w:rFonts w:ascii="Arial" w:hAnsi="Arial" w:cs="Arial"/>
          <w:lang w:val="nl-NL"/>
        </w:rPr>
        <w:tab/>
      </w:r>
    </w:p>
    <w:p w14:paraId="318FB7FA" w14:textId="58CD78FF" w:rsidR="000903F8" w:rsidRPr="001A3963" w:rsidRDefault="000903F8" w:rsidP="000903F8">
      <w:pPr>
        <w:ind w:firstLine="709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a. </w:t>
      </w:r>
      <w:r w:rsidRPr="001A3963">
        <w:rPr>
          <w:rFonts w:ascii="Arial" w:hAnsi="Arial" w:cs="Arial"/>
          <w:lang w:val="nl-NL"/>
        </w:rPr>
        <w:tab/>
        <w:t xml:space="preserve">Welke </w:t>
      </w:r>
      <w:proofErr w:type="spellStart"/>
      <w:r w:rsidRPr="001A3963">
        <w:rPr>
          <w:rFonts w:ascii="Arial" w:hAnsi="Arial" w:cs="Arial"/>
          <w:lang w:val="nl-NL"/>
        </w:rPr>
        <w:t>structuurniveau’s</w:t>
      </w:r>
      <w:proofErr w:type="spellEnd"/>
      <w:r w:rsidRPr="001A3963">
        <w:rPr>
          <w:rFonts w:ascii="Arial" w:hAnsi="Arial" w:cs="Arial"/>
          <w:lang w:val="nl-NL"/>
        </w:rPr>
        <w:t xml:space="preserve"> kunnen wo</w:t>
      </w:r>
      <w:r>
        <w:rPr>
          <w:rFonts w:ascii="Arial" w:hAnsi="Arial" w:cs="Arial"/>
          <w:lang w:val="nl-NL"/>
        </w:rPr>
        <w:t>rden onderscheiden in eiwitten?</w:t>
      </w:r>
      <w:r>
        <w:rPr>
          <w:rFonts w:ascii="Arial" w:hAnsi="Arial" w:cs="Arial"/>
          <w:lang w:val="nl-NL"/>
        </w:rPr>
        <w:tab/>
      </w:r>
      <w:r>
        <w:rPr>
          <w:rFonts w:ascii="Arial" w:hAnsi="Arial" w:cs="Arial"/>
          <w:lang w:val="nl-NL"/>
        </w:rPr>
        <w:tab/>
      </w:r>
      <w:r w:rsidR="00D015C0">
        <w:rPr>
          <w:rFonts w:ascii="Arial" w:hAnsi="Arial" w:cs="Arial"/>
          <w:lang w:val="nl-NL"/>
        </w:rPr>
        <w:tab/>
      </w:r>
      <w:r w:rsidRPr="001A3963">
        <w:rPr>
          <w:rFonts w:ascii="Arial" w:hAnsi="Arial" w:cs="Arial"/>
          <w:lang w:val="nl-NL"/>
        </w:rPr>
        <w:t xml:space="preserve">Geef kort aan wat kenmerkend is voor elk van deze </w:t>
      </w:r>
      <w:proofErr w:type="spellStart"/>
      <w:r w:rsidRPr="001A3963">
        <w:rPr>
          <w:rFonts w:ascii="Arial" w:hAnsi="Arial" w:cs="Arial"/>
          <w:lang w:val="nl-NL"/>
        </w:rPr>
        <w:t>niveau’s</w:t>
      </w:r>
      <w:proofErr w:type="spellEnd"/>
      <w:r w:rsidRPr="001A3963">
        <w:rPr>
          <w:rFonts w:ascii="Arial" w:hAnsi="Arial" w:cs="Arial"/>
          <w:lang w:val="nl-NL"/>
        </w:rPr>
        <w:t>.</w:t>
      </w:r>
    </w:p>
    <w:p w14:paraId="7191B853" w14:textId="77777777" w:rsidR="000903F8" w:rsidRPr="001A3963" w:rsidRDefault="000903F8" w:rsidP="000903F8">
      <w:pPr>
        <w:ind w:left="1418" w:hanging="718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b. </w:t>
      </w:r>
      <w:r w:rsidRPr="001A3963">
        <w:rPr>
          <w:rFonts w:ascii="Arial" w:hAnsi="Arial" w:cs="Arial"/>
          <w:lang w:val="nl-NL"/>
        </w:rPr>
        <w:tab/>
        <w:t xml:space="preserve">Ten aanzien van de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 xml:space="preserve">-helix worden de volgende beweringen gedaan. Geef je beoordeling </w:t>
      </w:r>
      <w:proofErr w:type="gramStart"/>
      <w:r w:rsidRPr="001A3963">
        <w:rPr>
          <w:rFonts w:ascii="Arial" w:hAnsi="Arial" w:cs="Arial"/>
          <w:lang w:val="nl-NL"/>
        </w:rPr>
        <w:t>middels</w:t>
      </w:r>
      <w:proofErr w:type="gramEnd"/>
      <w:r w:rsidRPr="001A3963">
        <w:rPr>
          <w:rFonts w:ascii="Arial" w:hAnsi="Arial" w:cs="Arial"/>
          <w:lang w:val="nl-NL"/>
        </w:rPr>
        <w:t xml:space="preserve"> “juist” of “onjuist”. Licht je beoordeling toe.</w:t>
      </w:r>
    </w:p>
    <w:p w14:paraId="7E59456E" w14:textId="77777777" w:rsidR="000903F8" w:rsidRPr="001A3963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Een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>-helix wordt gestabiliseerd door hydrofobe interacties.</w:t>
      </w:r>
    </w:p>
    <w:p w14:paraId="41C981C6" w14:textId="77777777" w:rsidR="000903F8" w:rsidRPr="001A3963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>Gerekend vanaf de N-terminus is de C=O groep van elk aminozuur middels een waterstofbrug gebonden met een N-H groep van een aminozuur 4 residuen verderop in de keten.</w:t>
      </w:r>
    </w:p>
    <w:p w14:paraId="6A8469A9" w14:textId="77777777" w:rsidR="000903F8" w:rsidRPr="001A3963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proofErr w:type="spellStart"/>
      <w:r w:rsidRPr="001A3963">
        <w:rPr>
          <w:rFonts w:ascii="Arial" w:hAnsi="Arial" w:cs="Arial"/>
          <w:lang w:val="nl-NL"/>
        </w:rPr>
        <w:t>Leucine</w:t>
      </w:r>
      <w:proofErr w:type="spellEnd"/>
      <w:r w:rsidRPr="001A3963">
        <w:rPr>
          <w:rFonts w:ascii="Arial" w:hAnsi="Arial" w:cs="Arial"/>
          <w:lang w:val="nl-NL"/>
        </w:rPr>
        <w:t xml:space="preserve"> veroorzaakt sterische hinder in geval van de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>-helix.</w:t>
      </w:r>
    </w:p>
    <w:p w14:paraId="74D66556" w14:textId="77777777" w:rsidR="000903F8" w:rsidRPr="001A3963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Een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 xml:space="preserve">-helix bestaande uit </w:t>
      </w:r>
      <w:proofErr w:type="spellStart"/>
      <w:r w:rsidRPr="001A3963">
        <w:rPr>
          <w:rFonts w:ascii="Arial" w:hAnsi="Arial" w:cs="Arial"/>
          <w:lang w:val="nl-NL"/>
        </w:rPr>
        <w:t>glutamaat</w:t>
      </w:r>
      <w:proofErr w:type="spellEnd"/>
      <w:r w:rsidRPr="001A3963">
        <w:rPr>
          <w:rFonts w:ascii="Arial" w:hAnsi="Arial" w:cs="Arial"/>
          <w:lang w:val="nl-NL"/>
        </w:rPr>
        <w:t xml:space="preserve"> is alleen stabiel bij een pH kleiner dan 4,4 (</w:t>
      </w:r>
      <w:proofErr w:type="spellStart"/>
      <w:r w:rsidRPr="001A3963">
        <w:rPr>
          <w:rFonts w:ascii="Arial" w:hAnsi="Arial" w:cs="Arial"/>
          <w:lang w:val="nl-NL"/>
        </w:rPr>
        <w:t>pK</w:t>
      </w:r>
      <w:r w:rsidRPr="001A3963">
        <w:rPr>
          <w:rFonts w:ascii="Arial" w:hAnsi="Arial" w:cs="Arial"/>
          <w:vertAlign w:val="subscript"/>
          <w:lang w:val="nl-NL"/>
        </w:rPr>
        <w:t>a</w:t>
      </w:r>
      <w:proofErr w:type="spellEnd"/>
      <w:r w:rsidRPr="001A3963">
        <w:rPr>
          <w:rFonts w:ascii="Arial" w:hAnsi="Arial" w:cs="Arial"/>
          <w:lang w:val="nl-NL"/>
        </w:rPr>
        <w:t xml:space="preserve"> geladen zijketen 4,4).</w:t>
      </w:r>
    </w:p>
    <w:p w14:paraId="5FFA987D" w14:textId="77777777" w:rsidR="000903F8" w:rsidRPr="001A3963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proofErr w:type="spellStart"/>
      <w:r w:rsidRPr="001A3963">
        <w:rPr>
          <w:rFonts w:ascii="Arial" w:hAnsi="Arial" w:cs="Arial"/>
          <w:lang w:val="nl-NL"/>
        </w:rPr>
        <w:t>Proline</w:t>
      </w:r>
      <w:proofErr w:type="spellEnd"/>
      <w:r w:rsidRPr="001A3963">
        <w:rPr>
          <w:rFonts w:ascii="Arial" w:hAnsi="Arial" w:cs="Arial"/>
          <w:lang w:val="nl-NL"/>
        </w:rPr>
        <w:t xml:space="preserve"> wordt regelmatig aangetroffen in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>-helices.</w:t>
      </w:r>
    </w:p>
    <w:p w14:paraId="2BB8E42E" w14:textId="77777777" w:rsidR="000903F8" w:rsidRPr="001A3963" w:rsidRDefault="000903F8" w:rsidP="000903F8">
      <w:pPr>
        <w:numPr>
          <w:ilvl w:val="0"/>
          <w:numId w:val="21"/>
        </w:numPr>
        <w:tabs>
          <w:tab w:val="clear" w:pos="363"/>
        </w:tabs>
        <w:ind w:left="1418" w:hanging="709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lastRenderedPageBreak/>
        <w:t xml:space="preserve">Door welke krachten </w:t>
      </w:r>
      <w:proofErr w:type="spellStart"/>
      <w:r w:rsidRPr="001A3963">
        <w:rPr>
          <w:rFonts w:ascii="Arial" w:hAnsi="Arial" w:cs="Arial"/>
          <w:lang w:val="nl-NL"/>
        </w:rPr>
        <w:t>cq</w:t>
      </w:r>
      <w:proofErr w:type="spellEnd"/>
      <w:r w:rsidRPr="001A3963">
        <w:rPr>
          <w:rFonts w:ascii="Arial" w:hAnsi="Arial" w:cs="Arial"/>
          <w:lang w:val="nl-NL"/>
        </w:rPr>
        <w:t xml:space="preserve"> interacties </w:t>
      </w:r>
      <w:r>
        <w:rPr>
          <w:rFonts w:ascii="Arial" w:hAnsi="Arial" w:cs="Arial"/>
          <w:lang w:val="nl-NL"/>
        </w:rPr>
        <w:t xml:space="preserve">wordt de structuur van eiwitten </w:t>
      </w:r>
      <w:r w:rsidRPr="001A3963">
        <w:rPr>
          <w:rFonts w:ascii="Arial" w:hAnsi="Arial" w:cs="Arial"/>
          <w:lang w:val="nl-NL"/>
        </w:rPr>
        <w:t>gestabiliseerd? Geef een 3-tal mogelijkheden om deze interacties te verbreken en geef aan om welke interacties het in dit geval gaat?</w:t>
      </w:r>
    </w:p>
    <w:p w14:paraId="6F167A58" w14:textId="77777777" w:rsidR="000903F8" w:rsidRPr="001A3963" w:rsidRDefault="000903F8" w:rsidP="000903F8">
      <w:pPr>
        <w:rPr>
          <w:rFonts w:ascii="Arial" w:hAnsi="Arial" w:cs="Arial"/>
          <w:lang w:val="nl-NL"/>
        </w:rPr>
      </w:pPr>
    </w:p>
    <w:p w14:paraId="4C6086AB" w14:textId="77777777" w:rsidR="000903F8" w:rsidRPr="001A3963" w:rsidRDefault="000903F8" w:rsidP="000903F8">
      <w:pPr>
        <w:rPr>
          <w:rFonts w:ascii="Arial" w:hAnsi="Arial" w:cs="Arial"/>
          <w:lang w:val="nl-NL"/>
        </w:rPr>
      </w:pPr>
    </w:p>
    <w:p w14:paraId="2E1B1BF9" w14:textId="77777777" w:rsidR="000903F8" w:rsidRPr="001A3963" w:rsidRDefault="000903F8" w:rsidP="000903F8">
      <w:pPr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4</w:t>
      </w:r>
      <w:r w:rsidRPr="001A3963">
        <w:rPr>
          <w:rFonts w:ascii="Arial" w:hAnsi="Arial" w:cs="Arial"/>
          <w:lang w:val="nl-NL"/>
        </w:rPr>
        <w:t xml:space="preserve">. </w:t>
      </w:r>
      <w:r w:rsidRPr="001A3963">
        <w:rPr>
          <w:rFonts w:ascii="Arial" w:hAnsi="Arial" w:cs="Arial"/>
          <w:lang w:val="nl-NL"/>
        </w:rPr>
        <w:tab/>
        <w:t xml:space="preserve">De pH is van invloed op de affiniteit van </w:t>
      </w:r>
      <w:proofErr w:type="spellStart"/>
      <w:r w:rsidRPr="001A3963">
        <w:rPr>
          <w:rFonts w:ascii="Arial" w:hAnsi="Arial" w:cs="Arial"/>
          <w:lang w:val="nl-NL"/>
        </w:rPr>
        <w:t>Hb</w:t>
      </w:r>
      <w:proofErr w:type="spellEnd"/>
      <w:r w:rsidRPr="001A3963">
        <w:rPr>
          <w:rFonts w:ascii="Arial" w:hAnsi="Arial" w:cs="Arial"/>
          <w:lang w:val="nl-NL"/>
        </w:rPr>
        <w:t xml:space="preserve"> voor O</w:t>
      </w:r>
      <w:r w:rsidRPr="001A3963">
        <w:rPr>
          <w:rFonts w:ascii="Arial" w:hAnsi="Arial" w:cs="Arial"/>
          <w:vertAlign w:val="subscript"/>
          <w:lang w:val="nl-NL"/>
        </w:rPr>
        <w:t>2</w:t>
      </w:r>
      <w:r w:rsidRPr="001A3963">
        <w:rPr>
          <w:rFonts w:ascii="Arial" w:hAnsi="Arial" w:cs="Arial"/>
          <w:lang w:val="nl-NL"/>
        </w:rPr>
        <w:t>.</w:t>
      </w:r>
    </w:p>
    <w:p w14:paraId="610CEEBB" w14:textId="77777777" w:rsidR="000903F8" w:rsidRPr="001A3963" w:rsidRDefault="000903F8" w:rsidP="000903F8">
      <w:pPr>
        <w:numPr>
          <w:ilvl w:val="0"/>
          <w:numId w:val="48"/>
        </w:numPr>
        <w:ind w:left="1418" w:hanging="709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>Hoe wordt dit effect genoemd?</w:t>
      </w:r>
    </w:p>
    <w:p w14:paraId="482F5C84" w14:textId="77777777" w:rsidR="000903F8" w:rsidRPr="001A3963" w:rsidRDefault="000903F8" w:rsidP="000903F8">
      <w:pPr>
        <w:pStyle w:val="Lijstalinea"/>
        <w:numPr>
          <w:ilvl w:val="0"/>
          <w:numId w:val="48"/>
        </w:numPr>
        <w:ind w:left="1418" w:hanging="709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Geef dit effect weer met behulp van een verzadigingscurve (verzadigingsgraad </w:t>
      </w:r>
      <w:r w:rsidRPr="001A3963">
        <w:rPr>
          <w:rFonts w:ascii="Arial" w:hAnsi="Arial" w:cs="Arial"/>
          <w:lang w:val="nl-NL"/>
        </w:rPr>
        <w:tab/>
        <w:t>als functie van de pO</w:t>
      </w:r>
      <w:r w:rsidRPr="001A3963">
        <w:rPr>
          <w:rFonts w:ascii="Arial" w:hAnsi="Arial" w:cs="Arial"/>
          <w:vertAlign w:val="subscript"/>
          <w:lang w:val="nl-NL"/>
        </w:rPr>
        <w:t>2</w:t>
      </w:r>
      <w:r w:rsidRPr="001A3963">
        <w:rPr>
          <w:rFonts w:ascii="Arial" w:hAnsi="Arial" w:cs="Arial"/>
          <w:lang w:val="nl-NL"/>
        </w:rPr>
        <w:t xml:space="preserve">) bij hoge en lage </w:t>
      </w:r>
      <w:proofErr w:type="spellStart"/>
      <w:r w:rsidRPr="001A3963">
        <w:rPr>
          <w:rFonts w:ascii="Arial" w:hAnsi="Arial" w:cs="Arial"/>
          <w:lang w:val="nl-NL"/>
        </w:rPr>
        <w:t>pH.</w:t>
      </w:r>
      <w:proofErr w:type="spellEnd"/>
    </w:p>
    <w:p w14:paraId="5BFD12F6" w14:textId="77777777" w:rsidR="000903F8" w:rsidRPr="001A3963" w:rsidRDefault="000903F8" w:rsidP="000903F8">
      <w:pPr>
        <w:numPr>
          <w:ilvl w:val="0"/>
          <w:numId w:val="48"/>
        </w:numPr>
        <w:ind w:left="1418" w:hanging="709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>Wat is de fysiologische betekenis van dit effect?</w:t>
      </w:r>
    </w:p>
    <w:p w14:paraId="16CD4D7F" w14:textId="77777777" w:rsidR="000903F8" w:rsidRPr="005038B7" w:rsidRDefault="000903F8" w:rsidP="000903F8">
      <w:pPr>
        <w:rPr>
          <w:rFonts w:ascii="Arial" w:hAnsi="Arial" w:cs="Arial"/>
          <w:lang w:val="nl-NL"/>
        </w:rPr>
      </w:pPr>
    </w:p>
    <w:p w14:paraId="5D22CAB7" w14:textId="77777777" w:rsidR="000903F8" w:rsidRDefault="000903F8" w:rsidP="000903F8">
      <w:pPr>
        <w:pStyle w:val="Plattetekstinspringen"/>
        <w:ind w:firstLine="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Pr="000D5337">
        <w:rPr>
          <w:rFonts w:ascii="Arial" w:hAnsi="Arial" w:cs="Arial"/>
        </w:rPr>
        <w:t xml:space="preserve">. </w:t>
      </w:r>
      <w:r w:rsidRPr="000D5337">
        <w:rPr>
          <w:rFonts w:ascii="Arial" w:hAnsi="Arial" w:cs="Arial"/>
        </w:rPr>
        <w:tab/>
      </w:r>
    </w:p>
    <w:p w14:paraId="1AC7B68F" w14:textId="77777777" w:rsidR="000903F8" w:rsidRPr="000D5337" w:rsidRDefault="000903F8" w:rsidP="000903F8">
      <w:pPr>
        <w:pStyle w:val="Plattetekstinspringen"/>
        <w:ind w:left="1418" w:hanging="709"/>
        <w:rPr>
          <w:rFonts w:ascii="Arial" w:hAnsi="Arial" w:cs="Arial"/>
        </w:rPr>
      </w:pPr>
      <w:r w:rsidRPr="000D5337">
        <w:rPr>
          <w:rFonts w:ascii="Arial" w:hAnsi="Arial" w:cs="Arial"/>
        </w:rPr>
        <w:t>a.</w:t>
      </w:r>
      <w:r w:rsidRPr="000D5337">
        <w:rPr>
          <w:rFonts w:ascii="Arial" w:hAnsi="Arial" w:cs="Arial"/>
        </w:rPr>
        <w:tab/>
        <w:t xml:space="preserve">Laat </w:t>
      </w:r>
      <w:proofErr w:type="gramStart"/>
      <w:r w:rsidRPr="000D5337">
        <w:rPr>
          <w:rFonts w:ascii="Arial" w:hAnsi="Arial" w:cs="Arial"/>
        </w:rPr>
        <w:t>middels</w:t>
      </w:r>
      <w:proofErr w:type="gramEnd"/>
      <w:r w:rsidRPr="000D5337">
        <w:rPr>
          <w:rFonts w:ascii="Arial" w:hAnsi="Arial" w:cs="Arial"/>
        </w:rPr>
        <w:t xml:space="preserve"> een energie-diagram (</w:t>
      </w:r>
      <w:proofErr w:type="spellStart"/>
      <w:r w:rsidRPr="000D5337">
        <w:rPr>
          <w:rFonts w:ascii="Arial" w:hAnsi="Arial" w:cs="Arial"/>
        </w:rPr>
        <w:t>activation</w:t>
      </w:r>
      <w:proofErr w:type="spellEnd"/>
      <w:r w:rsidRPr="000D5337">
        <w:rPr>
          <w:rFonts w:ascii="Arial" w:hAnsi="Arial" w:cs="Arial"/>
        </w:rPr>
        <w:t xml:space="preserve"> energy profile) zien wat het effect is van enzymatische katalyse op het verloop van de vrije energie van reactanten en producten. Geef in dit verband duidelijk aan de “</w:t>
      </w:r>
      <w:proofErr w:type="spellStart"/>
      <w:r w:rsidRPr="000D5337">
        <w:rPr>
          <w:rFonts w:ascii="Arial" w:hAnsi="Arial" w:cs="Arial"/>
        </w:rPr>
        <w:t>transition</w:t>
      </w:r>
      <w:proofErr w:type="spellEnd"/>
      <w:r w:rsidRPr="000D5337">
        <w:rPr>
          <w:rFonts w:ascii="Arial" w:hAnsi="Arial" w:cs="Arial"/>
        </w:rPr>
        <w:t xml:space="preserve"> state”, activeringsenergie en vrije energie veranderi</w:t>
      </w:r>
      <w:r>
        <w:rPr>
          <w:rFonts w:ascii="Arial" w:hAnsi="Arial" w:cs="Arial"/>
        </w:rPr>
        <w:t xml:space="preserve">ng in geval van een wel en niet </w:t>
      </w:r>
      <w:r w:rsidRPr="000D5337">
        <w:rPr>
          <w:rFonts w:ascii="Arial" w:hAnsi="Arial" w:cs="Arial"/>
        </w:rPr>
        <w:t>gekatalyseerde reactie.</w:t>
      </w:r>
    </w:p>
    <w:p w14:paraId="7AB34AE3" w14:textId="77777777" w:rsidR="000903F8" w:rsidRPr="000D5337" w:rsidRDefault="000903F8" w:rsidP="000903F8">
      <w:pPr>
        <w:pStyle w:val="Plattetekstinspringen"/>
        <w:ind w:left="1418" w:hanging="709"/>
        <w:rPr>
          <w:rFonts w:ascii="Arial" w:hAnsi="Arial" w:cs="Arial"/>
        </w:rPr>
      </w:pPr>
      <w:r w:rsidRPr="000D5337">
        <w:rPr>
          <w:rFonts w:ascii="Arial" w:hAnsi="Arial" w:cs="Arial"/>
        </w:rPr>
        <w:t xml:space="preserve">b. </w:t>
      </w:r>
      <w:r w:rsidRPr="000D5337">
        <w:rPr>
          <w:rFonts w:ascii="Arial" w:hAnsi="Arial" w:cs="Arial"/>
        </w:rPr>
        <w:tab/>
        <w:t>Geef grafisch de reactiesnelheid als functie van de substraatconcentratie in geval van een enzym dat beantwoord</w:t>
      </w:r>
      <w:r>
        <w:rPr>
          <w:rFonts w:ascii="Arial" w:hAnsi="Arial" w:cs="Arial"/>
        </w:rPr>
        <w:t>t</w:t>
      </w:r>
      <w:r w:rsidRPr="000D5337">
        <w:rPr>
          <w:rFonts w:ascii="Arial" w:hAnsi="Arial" w:cs="Arial"/>
        </w:rPr>
        <w:t xml:space="preserve"> aan de Michaelis-Menten kinetiek en in het geval van </w:t>
      </w:r>
      <w:proofErr w:type="spellStart"/>
      <w:r w:rsidRPr="000D5337">
        <w:rPr>
          <w:rFonts w:ascii="Arial" w:hAnsi="Arial" w:cs="Arial"/>
        </w:rPr>
        <w:t>allosterie</w:t>
      </w:r>
      <w:proofErr w:type="spellEnd"/>
      <w:r w:rsidRPr="000D5337">
        <w:rPr>
          <w:rFonts w:ascii="Arial" w:hAnsi="Arial" w:cs="Arial"/>
        </w:rPr>
        <w:t>.</w:t>
      </w:r>
    </w:p>
    <w:p w14:paraId="363C189F" w14:textId="77777777" w:rsidR="000903F8" w:rsidRPr="000903F8" w:rsidRDefault="000903F8" w:rsidP="000903F8">
      <w:pPr>
        <w:ind w:left="709"/>
        <w:rPr>
          <w:rFonts w:ascii="Arial" w:hAnsi="Arial" w:cs="Arial"/>
          <w:lang w:val="nl-NL"/>
        </w:rPr>
      </w:pPr>
    </w:p>
    <w:p w14:paraId="7D934778" w14:textId="198D3240" w:rsidR="00EF0C13" w:rsidRPr="00AB2FE3" w:rsidRDefault="00EF0C13" w:rsidP="00BF30C3">
      <w:pPr>
        <w:rPr>
          <w:rFonts w:ascii="Arial" w:hAnsi="Arial" w:cs="Arial"/>
          <w:lang w:val="nl-NL"/>
        </w:rPr>
      </w:pPr>
    </w:p>
    <w:sectPr w:rsidR="00EF0C13" w:rsidRPr="00AB2FE3" w:rsidSect="00CE2CE7">
      <w:footerReference w:type="default" r:id="rId12"/>
      <w:footerReference w:type="first" r:id="rId13"/>
      <w:pgSz w:w="11907" w:h="16840" w:code="9"/>
      <w:pgMar w:top="1440" w:right="1134" w:bottom="1440" w:left="1134" w:header="709" w:footer="709" w:gutter="0"/>
      <w:cols w:space="708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B2032" w14:textId="77777777" w:rsidR="000C5E97" w:rsidRDefault="000C5E97">
      <w:r>
        <w:separator/>
      </w:r>
    </w:p>
  </w:endnote>
  <w:endnote w:type="continuationSeparator" w:id="0">
    <w:p w14:paraId="799299DC" w14:textId="77777777" w:rsidR="000C5E97" w:rsidRDefault="000C5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notTrueType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9628533"/>
      <w:docPartObj>
        <w:docPartGallery w:val="Page Numbers (Bottom of Page)"/>
        <w:docPartUnique/>
      </w:docPartObj>
    </w:sdtPr>
    <w:sdtEndPr/>
    <w:sdtContent>
      <w:p w14:paraId="74A7522F" w14:textId="69C1CF42" w:rsidR="001A021B" w:rsidRDefault="001A021B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185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208CA09" w14:textId="77777777" w:rsidR="001A021B" w:rsidRDefault="001A021B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9628532"/>
      <w:docPartObj>
        <w:docPartGallery w:val="Page Numbers (Bottom of Page)"/>
        <w:docPartUnique/>
      </w:docPartObj>
    </w:sdtPr>
    <w:sdtEndPr/>
    <w:sdtContent>
      <w:p w14:paraId="29F340E5" w14:textId="15A61690" w:rsidR="001A021B" w:rsidRDefault="001A021B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185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40D4976" w14:textId="77777777" w:rsidR="001A021B" w:rsidRPr="0021702A" w:rsidRDefault="001A021B">
    <w:pPr>
      <w:pStyle w:val="Voettekst"/>
      <w:rPr>
        <w:lang w:val="nl-N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7EFA2" w14:textId="77777777" w:rsidR="000C5E97" w:rsidRDefault="000C5E97">
      <w:r>
        <w:separator/>
      </w:r>
    </w:p>
  </w:footnote>
  <w:footnote w:type="continuationSeparator" w:id="0">
    <w:p w14:paraId="4E37E13E" w14:textId="77777777" w:rsidR="000C5E97" w:rsidRDefault="000C5E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8B0"/>
    <w:multiLevelType w:val="hybridMultilevel"/>
    <w:tmpl w:val="ADB0E29C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18C24D4A">
      <w:start w:val="1"/>
      <w:numFmt w:val="lowerLetter"/>
      <w:lvlText w:val="%2."/>
      <w:lvlJc w:val="left"/>
      <w:pPr>
        <w:ind w:left="2509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6C15B6"/>
    <w:multiLevelType w:val="hybridMultilevel"/>
    <w:tmpl w:val="643CE034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95F45"/>
    <w:multiLevelType w:val="hybridMultilevel"/>
    <w:tmpl w:val="3C0296FE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50B28"/>
    <w:multiLevelType w:val="hybridMultilevel"/>
    <w:tmpl w:val="E25EE486"/>
    <w:lvl w:ilvl="0" w:tplc="853A920C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C508C"/>
    <w:multiLevelType w:val="hybridMultilevel"/>
    <w:tmpl w:val="0944F29A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1637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5" w15:restartNumberingAfterBreak="0">
    <w:nsid w:val="110F1C01"/>
    <w:multiLevelType w:val="hybridMultilevel"/>
    <w:tmpl w:val="204A3D9A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96001"/>
    <w:multiLevelType w:val="hybridMultilevel"/>
    <w:tmpl w:val="D7185DDA"/>
    <w:lvl w:ilvl="0" w:tplc="1BD2BE66">
      <w:start w:val="1"/>
      <w:numFmt w:val="lowerLetter"/>
      <w:lvlText w:val="%1."/>
      <w:lvlJc w:val="left"/>
      <w:pPr>
        <w:ind w:left="710" w:hanging="70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4DD197F"/>
    <w:multiLevelType w:val="hybridMultilevel"/>
    <w:tmpl w:val="CB0AE7A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7">
      <w:start w:val="1"/>
      <w:numFmt w:val="lowerLetter"/>
      <w:lvlText w:val="%2)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4E52B9"/>
    <w:multiLevelType w:val="hybridMultilevel"/>
    <w:tmpl w:val="C9425D16"/>
    <w:lvl w:ilvl="0" w:tplc="04090001">
      <w:start w:val="1"/>
      <w:numFmt w:val="bullet"/>
      <w:lvlText w:val=""/>
      <w:lvlJc w:val="left"/>
      <w:pPr>
        <w:tabs>
          <w:tab w:val="num" w:pos="270"/>
        </w:tabs>
        <w:ind w:left="270" w:hanging="360"/>
      </w:pPr>
      <w:rPr>
        <w:rFonts w:ascii="Symbol" w:hAnsi="Symbol" w:hint="default"/>
      </w:rPr>
    </w:lvl>
    <w:lvl w:ilvl="1" w:tplc="7E82AF70">
      <w:start w:val="1"/>
      <w:numFmt w:val="lowerLetter"/>
      <w:lvlText w:val="%2."/>
      <w:lvlJc w:val="left"/>
      <w:pPr>
        <w:tabs>
          <w:tab w:val="num" w:pos="990"/>
        </w:tabs>
        <w:ind w:left="990" w:hanging="360"/>
      </w:pPr>
      <w:rPr>
        <w:rFonts w:ascii="Arial" w:eastAsia="Times New Roman" w:hAnsi="Arial" w:cs="Aria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9" w15:restartNumberingAfterBreak="0">
    <w:nsid w:val="17AC5112"/>
    <w:multiLevelType w:val="hybridMultilevel"/>
    <w:tmpl w:val="E0F49A46"/>
    <w:lvl w:ilvl="0" w:tplc="04090017">
      <w:start w:val="1"/>
      <w:numFmt w:val="lowerLetter"/>
      <w:lvlText w:val="%1)"/>
      <w:lvlJc w:val="left"/>
      <w:pPr>
        <w:ind w:left="730" w:hanging="360"/>
      </w:p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0" w15:restartNumberingAfterBreak="0">
    <w:nsid w:val="19BF720F"/>
    <w:multiLevelType w:val="hybridMultilevel"/>
    <w:tmpl w:val="FD5AF41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A31C68"/>
    <w:multiLevelType w:val="hybridMultilevel"/>
    <w:tmpl w:val="E2B26F20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FC6D70"/>
    <w:multiLevelType w:val="hybridMultilevel"/>
    <w:tmpl w:val="7256EC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762278"/>
    <w:multiLevelType w:val="hybridMultilevel"/>
    <w:tmpl w:val="3C2E3A8E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BF7B34"/>
    <w:multiLevelType w:val="hybridMultilevel"/>
    <w:tmpl w:val="7BC82138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1DBC6D95"/>
    <w:multiLevelType w:val="hybridMultilevel"/>
    <w:tmpl w:val="983E3098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0615B75"/>
    <w:multiLevelType w:val="hybridMultilevel"/>
    <w:tmpl w:val="C9FAF562"/>
    <w:lvl w:ilvl="0" w:tplc="D5B29970">
      <w:start w:val="1"/>
      <w:numFmt w:val="lowerLetter"/>
      <w:lvlText w:val="%1."/>
      <w:lvlJc w:val="left"/>
      <w:pPr>
        <w:ind w:left="1429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07B4FD4"/>
    <w:multiLevelType w:val="hybridMultilevel"/>
    <w:tmpl w:val="9B1020B4"/>
    <w:lvl w:ilvl="0" w:tplc="04130017">
      <w:start w:val="1"/>
      <w:numFmt w:val="lowerLetter"/>
      <w:lvlText w:val="%1)"/>
      <w:lvlJc w:val="left"/>
      <w:pPr>
        <w:ind w:left="780" w:hanging="360"/>
      </w:pPr>
    </w:lvl>
    <w:lvl w:ilvl="1" w:tplc="04130019" w:tentative="1">
      <w:start w:val="1"/>
      <w:numFmt w:val="lowerLetter"/>
      <w:lvlText w:val="%2."/>
      <w:lvlJc w:val="left"/>
      <w:pPr>
        <w:ind w:left="1500" w:hanging="360"/>
      </w:pPr>
    </w:lvl>
    <w:lvl w:ilvl="2" w:tplc="0413001B" w:tentative="1">
      <w:start w:val="1"/>
      <w:numFmt w:val="lowerRoman"/>
      <w:lvlText w:val="%3."/>
      <w:lvlJc w:val="right"/>
      <w:pPr>
        <w:ind w:left="2220" w:hanging="180"/>
      </w:pPr>
    </w:lvl>
    <w:lvl w:ilvl="3" w:tplc="0413000F" w:tentative="1">
      <w:start w:val="1"/>
      <w:numFmt w:val="decimal"/>
      <w:lvlText w:val="%4."/>
      <w:lvlJc w:val="left"/>
      <w:pPr>
        <w:ind w:left="2940" w:hanging="360"/>
      </w:pPr>
    </w:lvl>
    <w:lvl w:ilvl="4" w:tplc="04130019" w:tentative="1">
      <w:start w:val="1"/>
      <w:numFmt w:val="lowerLetter"/>
      <w:lvlText w:val="%5."/>
      <w:lvlJc w:val="left"/>
      <w:pPr>
        <w:ind w:left="3660" w:hanging="360"/>
      </w:pPr>
    </w:lvl>
    <w:lvl w:ilvl="5" w:tplc="0413001B" w:tentative="1">
      <w:start w:val="1"/>
      <w:numFmt w:val="lowerRoman"/>
      <w:lvlText w:val="%6."/>
      <w:lvlJc w:val="right"/>
      <w:pPr>
        <w:ind w:left="4380" w:hanging="180"/>
      </w:pPr>
    </w:lvl>
    <w:lvl w:ilvl="6" w:tplc="0413000F" w:tentative="1">
      <w:start w:val="1"/>
      <w:numFmt w:val="decimal"/>
      <w:lvlText w:val="%7."/>
      <w:lvlJc w:val="left"/>
      <w:pPr>
        <w:ind w:left="5100" w:hanging="360"/>
      </w:pPr>
    </w:lvl>
    <w:lvl w:ilvl="7" w:tplc="04130019" w:tentative="1">
      <w:start w:val="1"/>
      <w:numFmt w:val="lowerLetter"/>
      <w:lvlText w:val="%8."/>
      <w:lvlJc w:val="left"/>
      <w:pPr>
        <w:ind w:left="5820" w:hanging="360"/>
      </w:pPr>
    </w:lvl>
    <w:lvl w:ilvl="8" w:tplc="0413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213808DE"/>
    <w:multiLevelType w:val="hybridMultilevel"/>
    <w:tmpl w:val="C02874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7F402E"/>
    <w:multiLevelType w:val="hybridMultilevel"/>
    <w:tmpl w:val="B2D29F52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DB0C25"/>
    <w:multiLevelType w:val="hybridMultilevel"/>
    <w:tmpl w:val="16A8B46E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973DE3"/>
    <w:multiLevelType w:val="hybridMultilevel"/>
    <w:tmpl w:val="FDDA2974"/>
    <w:lvl w:ilvl="0" w:tplc="08090017">
      <w:start w:val="1"/>
      <w:numFmt w:val="lowerLetter"/>
      <w:lvlText w:val="%1)"/>
      <w:lvlJc w:val="left"/>
      <w:pPr>
        <w:ind w:left="1420" w:hanging="360"/>
      </w:pPr>
    </w:lvl>
    <w:lvl w:ilvl="1" w:tplc="08090019" w:tentative="1">
      <w:start w:val="1"/>
      <w:numFmt w:val="lowerLetter"/>
      <w:lvlText w:val="%2."/>
      <w:lvlJc w:val="left"/>
      <w:pPr>
        <w:ind w:left="2140" w:hanging="360"/>
      </w:pPr>
    </w:lvl>
    <w:lvl w:ilvl="2" w:tplc="0809001B" w:tentative="1">
      <w:start w:val="1"/>
      <w:numFmt w:val="lowerRoman"/>
      <w:lvlText w:val="%3."/>
      <w:lvlJc w:val="right"/>
      <w:pPr>
        <w:ind w:left="2860" w:hanging="180"/>
      </w:pPr>
    </w:lvl>
    <w:lvl w:ilvl="3" w:tplc="0809000F" w:tentative="1">
      <w:start w:val="1"/>
      <w:numFmt w:val="decimal"/>
      <w:lvlText w:val="%4."/>
      <w:lvlJc w:val="left"/>
      <w:pPr>
        <w:ind w:left="3580" w:hanging="360"/>
      </w:pPr>
    </w:lvl>
    <w:lvl w:ilvl="4" w:tplc="08090019" w:tentative="1">
      <w:start w:val="1"/>
      <w:numFmt w:val="lowerLetter"/>
      <w:lvlText w:val="%5."/>
      <w:lvlJc w:val="left"/>
      <w:pPr>
        <w:ind w:left="4300" w:hanging="360"/>
      </w:pPr>
    </w:lvl>
    <w:lvl w:ilvl="5" w:tplc="0809001B" w:tentative="1">
      <w:start w:val="1"/>
      <w:numFmt w:val="lowerRoman"/>
      <w:lvlText w:val="%6."/>
      <w:lvlJc w:val="right"/>
      <w:pPr>
        <w:ind w:left="5020" w:hanging="180"/>
      </w:pPr>
    </w:lvl>
    <w:lvl w:ilvl="6" w:tplc="0809000F" w:tentative="1">
      <w:start w:val="1"/>
      <w:numFmt w:val="decimal"/>
      <w:lvlText w:val="%7."/>
      <w:lvlJc w:val="left"/>
      <w:pPr>
        <w:ind w:left="5740" w:hanging="360"/>
      </w:pPr>
    </w:lvl>
    <w:lvl w:ilvl="7" w:tplc="08090019" w:tentative="1">
      <w:start w:val="1"/>
      <w:numFmt w:val="lowerLetter"/>
      <w:lvlText w:val="%8."/>
      <w:lvlJc w:val="left"/>
      <w:pPr>
        <w:ind w:left="6460" w:hanging="360"/>
      </w:pPr>
    </w:lvl>
    <w:lvl w:ilvl="8" w:tplc="08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2" w15:restartNumberingAfterBreak="0">
    <w:nsid w:val="33D369D2"/>
    <w:multiLevelType w:val="hybridMultilevel"/>
    <w:tmpl w:val="2960BA42"/>
    <w:lvl w:ilvl="0" w:tplc="39721C8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44565FA"/>
    <w:multiLevelType w:val="hybridMultilevel"/>
    <w:tmpl w:val="C4E8AD08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D20C00"/>
    <w:multiLevelType w:val="hybridMultilevel"/>
    <w:tmpl w:val="75B4F7BA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82D4C43"/>
    <w:multiLevelType w:val="singleLevel"/>
    <w:tmpl w:val="0413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3B7A7760"/>
    <w:multiLevelType w:val="hybridMultilevel"/>
    <w:tmpl w:val="DF380AAE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E1579F8"/>
    <w:multiLevelType w:val="hybridMultilevel"/>
    <w:tmpl w:val="170C7762"/>
    <w:lvl w:ilvl="0" w:tplc="04090017">
      <w:start w:val="1"/>
      <w:numFmt w:val="lowerLetter"/>
      <w:lvlText w:val="%1)"/>
      <w:lvlJc w:val="left"/>
      <w:pPr>
        <w:ind w:left="1431" w:hanging="360"/>
      </w:p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28" w15:restartNumberingAfterBreak="0">
    <w:nsid w:val="41AF2530"/>
    <w:multiLevelType w:val="hybridMultilevel"/>
    <w:tmpl w:val="AE127474"/>
    <w:lvl w:ilvl="0" w:tplc="04090017">
      <w:start w:val="1"/>
      <w:numFmt w:val="lowerLetter"/>
      <w:lvlText w:val="%1)"/>
      <w:lvlJc w:val="left"/>
      <w:pPr>
        <w:ind w:left="1420" w:hanging="360"/>
      </w:p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9" w15:restartNumberingAfterBreak="0">
    <w:nsid w:val="464A53A0"/>
    <w:multiLevelType w:val="hybridMultilevel"/>
    <w:tmpl w:val="C7B04926"/>
    <w:lvl w:ilvl="0" w:tplc="08090017">
      <w:start w:val="1"/>
      <w:numFmt w:val="lowerLetter"/>
      <w:lvlText w:val="%1)"/>
      <w:lvlJc w:val="left"/>
      <w:pPr>
        <w:ind w:left="1420" w:hanging="360"/>
      </w:pPr>
    </w:lvl>
    <w:lvl w:ilvl="1" w:tplc="08090019" w:tentative="1">
      <w:start w:val="1"/>
      <w:numFmt w:val="lowerLetter"/>
      <w:lvlText w:val="%2."/>
      <w:lvlJc w:val="left"/>
      <w:pPr>
        <w:ind w:left="2140" w:hanging="360"/>
      </w:pPr>
    </w:lvl>
    <w:lvl w:ilvl="2" w:tplc="0809001B" w:tentative="1">
      <w:start w:val="1"/>
      <w:numFmt w:val="lowerRoman"/>
      <w:lvlText w:val="%3."/>
      <w:lvlJc w:val="right"/>
      <w:pPr>
        <w:ind w:left="2860" w:hanging="180"/>
      </w:pPr>
    </w:lvl>
    <w:lvl w:ilvl="3" w:tplc="0809000F" w:tentative="1">
      <w:start w:val="1"/>
      <w:numFmt w:val="decimal"/>
      <w:lvlText w:val="%4."/>
      <w:lvlJc w:val="left"/>
      <w:pPr>
        <w:ind w:left="3580" w:hanging="360"/>
      </w:pPr>
    </w:lvl>
    <w:lvl w:ilvl="4" w:tplc="08090019" w:tentative="1">
      <w:start w:val="1"/>
      <w:numFmt w:val="lowerLetter"/>
      <w:lvlText w:val="%5."/>
      <w:lvlJc w:val="left"/>
      <w:pPr>
        <w:ind w:left="4300" w:hanging="360"/>
      </w:pPr>
    </w:lvl>
    <w:lvl w:ilvl="5" w:tplc="0809001B" w:tentative="1">
      <w:start w:val="1"/>
      <w:numFmt w:val="lowerRoman"/>
      <w:lvlText w:val="%6."/>
      <w:lvlJc w:val="right"/>
      <w:pPr>
        <w:ind w:left="5020" w:hanging="180"/>
      </w:pPr>
    </w:lvl>
    <w:lvl w:ilvl="6" w:tplc="0809000F" w:tentative="1">
      <w:start w:val="1"/>
      <w:numFmt w:val="decimal"/>
      <w:lvlText w:val="%7."/>
      <w:lvlJc w:val="left"/>
      <w:pPr>
        <w:ind w:left="5740" w:hanging="360"/>
      </w:pPr>
    </w:lvl>
    <w:lvl w:ilvl="7" w:tplc="08090019" w:tentative="1">
      <w:start w:val="1"/>
      <w:numFmt w:val="lowerLetter"/>
      <w:lvlText w:val="%8."/>
      <w:lvlJc w:val="left"/>
      <w:pPr>
        <w:ind w:left="6460" w:hanging="360"/>
      </w:pPr>
    </w:lvl>
    <w:lvl w:ilvl="8" w:tplc="08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0" w15:restartNumberingAfterBreak="0">
    <w:nsid w:val="48FD61B5"/>
    <w:multiLevelType w:val="hybridMultilevel"/>
    <w:tmpl w:val="0A301894"/>
    <w:lvl w:ilvl="0" w:tplc="7158DC7A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917C41"/>
    <w:multiLevelType w:val="hybridMultilevel"/>
    <w:tmpl w:val="3E825456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FFD2B358">
      <w:start w:val="1"/>
      <w:numFmt w:val="lowerLetter"/>
      <w:lvlText w:val="%2."/>
      <w:lvlJc w:val="left"/>
      <w:pPr>
        <w:ind w:left="2509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1B67C61"/>
    <w:multiLevelType w:val="hybridMultilevel"/>
    <w:tmpl w:val="CB1ECF68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2C6503"/>
    <w:multiLevelType w:val="hybridMultilevel"/>
    <w:tmpl w:val="074C6CE0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B77344F"/>
    <w:multiLevelType w:val="hybridMultilevel"/>
    <w:tmpl w:val="D256E7E2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33126BD"/>
    <w:multiLevelType w:val="hybridMultilevel"/>
    <w:tmpl w:val="AE8CB642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2EA8"/>
    <w:multiLevelType w:val="hybridMultilevel"/>
    <w:tmpl w:val="53B266C2"/>
    <w:lvl w:ilvl="0" w:tplc="04130017">
      <w:start w:val="1"/>
      <w:numFmt w:val="lowerLetter"/>
      <w:lvlText w:val="%1)"/>
      <w:lvlJc w:val="left"/>
      <w:pPr>
        <w:ind w:left="1425" w:hanging="360"/>
      </w:pPr>
    </w:lvl>
    <w:lvl w:ilvl="1" w:tplc="04130019" w:tentative="1">
      <w:start w:val="1"/>
      <w:numFmt w:val="lowerLetter"/>
      <w:lvlText w:val="%2."/>
      <w:lvlJc w:val="left"/>
      <w:pPr>
        <w:ind w:left="2145" w:hanging="360"/>
      </w:pPr>
    </w:lvl>
    <w:lvl w:ilvl="2" w:tplc="0413001B" w:tentative="1">
      <w:start w:val="1"/>
      <w:numFmt w:val="lowerRoman"/>
      <w:lvlText w:val="%3."/>
      <w:lvlJc w:val="right"/>
      <w:pPr>
        <w:ind w:left="2865" w:hanging="180"/>
      </w:pPr>
    </w:lvl>
    <w:lvl w:ilvl="3" w:tplc="0413000F" w:tentative="1">
      <w:start w:val="1"/>
      <w:numFmt w:val="decimal"/>
      <w:lvlText w:val="%4."/>
      <w:lvlJc w:val="left"/>
      <w:pPr>
        <w:ind w:left="3585" w:hanging="360"/>
      </w:pPr>
    </w:lvl>
    <w:lvl w:ilvl="4" w:tplc="04130019" w:tentative="1">
      <w:start w:val="1"/>
      <w:numFmt w:val="lowerLetter"/>
      <w:lvlText w:val="%5."/>
      <w:lvlJc w:val="left"/>
      <w:pPr>
        <w:ind w:left="4305" w:hanging="360"/>
      </w:pPr>
    </w:lvl>
    <w:lvl w:ilvl="5" w:tplc="0413001B" w:tentative="1">
      <w:start w:val="1"/>
      <w:numFmt w:val="lowerRoman"/>
      <w:lvlText w:val="%6."/>
      <w:lvlJc w:val="right"/>
      <w:pPr>
        <w:ind w:left="5025" w:hanging="180"/>
      </w:pPr>
    </w:lvl>
    <w:lvl w:ilvl="6" w:tplc="0413000F" w:tentative="1">
      <w:start w:val="1"/>
      <w:numFmt w:val="decimal"/>
      <w:lvlText w:val="%7."/>
      <w:lvlJc w:val="left"/>
      <w:pPr>
        <w:ind w:left="5745" w:hanging="360"/>
      </w:pPr>
    </w:lvl>
    <w:lvl w:ilvl="7" w:tplc="04130019" w:tentative="1">
      <w:start w:val="1"/>
      <w:numFmt w:val="lowerLetter"/>
      <w:lvlText w:val="%8."/>
      <w:lvlJc w:val="left"/>
      <w:pPr>
        <w:ind w:left="6465" w:hanging="360"/>
      </w:pPr>
    </w:lvl>
    <w:lvl w:ilvl="8" w:tplc="0413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7" w15:restartNumberingAfterBreak="0">
    <w:nsid w:val="65720525"/>
    <w:multiLevelType w:val="hybridMultilevel"/>
    <w:tmpl w:val="04628A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0129CA"/>
    <w:multiLevelType w:val="hybridMultilevel"/>
    <w:tmpl w:val="BCF46D3C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9" w15:restartNumberingAfterBreak="0">
    <w:nsid w:val="6E51659E"/>
    <w:multiLevelType w:val="hybridMultilevel"/>
    <w:tmpl w:val="B0AE78E6"/>
    <w:lvl w:ilvl="0" w:tplc="247E56AE">
      <w:start w:val="1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1133D1E"/>
    <w:multiLevelType w:val="hybridMultilevel"/>
    <w:tmpl w:val="BDAC1EB0"/>
    <w:lvl w:ilvl="0" w:tplc="04090017">
      <w:start w:val="1"/>
      <w:numFmt w:val="lowerLetter"/>
      <w:lvlText w:val="%1)"/>
      <w:lvlJc w:val="left"/>
      <w:pPr>
        <w:ind w:left="1429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41" w15:restartNumberingAfterBreak="0">
    <w:nsid w:val="71825CA6"/>
    <w:multiLevelType w:val="hybridMultilevel"/>
    <w:tmpl w:val="1604F8F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2F36D4"/>
    <w:multiLevelType w:val="hybridMultilevel"/>
    <w:tmpl w:val="36AE34BC"/>
    <w:lvl w:ilvl="0" w:tplc="04090019">
      <w:start w:val="1"/>
      <w:numFmt w:val="lowerLetter"/>
      <w:lvlText w:val="%1."/>
      <w:lvlJc w:val="left"/>
      <w:pPr>
        <w:ind w:left="730" w:hanging="360"/>
      </w:p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43" w15:restartNumberingAfterBreak="0">
    <w:nsid w:val="74A52967"/>
    <w:multiLevelType w:val="singleLevel"/>
    <w:tmpl w:val="FDA40240"/>
    <w:lvl w:ilvl="0">
      <w:start w:val="3"/>
      <w:numFmt w:val="lowerLetter"/>
      <w:lvlText w:val="%1."/>
      <w:lvlJc w:val="left"/>
      <w:pPr>
        <w:tabs>
          <w:tab w:val="num" w:pos="363"/>
        </w:tabs>
        <w:ind w:left="363" w:hanging="360"/>
      </w:pPr>
      <w:rPr>
        <w:rFonts w:hint="default"/>
      </w:rPr>
    </w:lvl>
  </w:abstractNum>
  <w:abstractNum w:abstractNumId="44" w15:restartNumberingAfterBreak="0">
    <w:nsid w:val="777E7B01"/>
    <w:multiLevelType w:val="hybridMultilevel"/>
    <w:tmpl w:val="6E58968A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7D21349"/>
    <w:multiLevelType w:val="hybridMultilevel"/>
    <w:tmpl w:val="3B465E8C"/>
    <w:lvl w:ilvl="0" w:tplc="08090017">
      <w:start w:val="1"/>
      <w:numFmt w:val="lowerLetter"/>
      <w:lvlText w:val="%1)"/>
      <w:lvlJc w:val="left"/>
      <w:pPr>
        <w:ind w:left="2149" w:hanging="360"/>
      </w:pPr>
    </w:lvl>
    <w:lvl w:ilvl="1" w:tplc="08090019" w:tentative="1">
      <w:start w:val="1"/>
      <w:numFmt w:val="lowerLetter"/>
      <w:lvlText w:val="%2."/>
      <w:lvlJc w:val="left"/>
      <w:pPr>
        <w:ind w:left="2869" w:hanging="360"/>
      </w:pPr>
    </w:lvl>
    <w:lvl w:ilvl="2" w:tplc="0809001B" w:tentative="1">
      <w:start w:val="1"/>
      <w:numFmt w:val="lowerRoman"/>
      <w:lvlText w:val="%3."/>
      <w:lvlJc w:val="right"/>
      <w:pPr>
        <w:ind w:left="3589" w:hanging="180"/>
      </w:pPr>
    </w:lvl>
    <w:lvl w:ilvl="3" w:tplc="0809000F" w:tentative="1">
      <w:start w:val="1"/>
      <w:numFmt w:val="decimal"/>
      <w:lvlText w:val="%4."/>
      <w:lvlJc w:val="left"/>
      <w:pPr>
        <w:ind w:left="4309" w:hanging="360"/>
      </w:pPr>
    </w:lvl>
    <w:lvl w:ilvl="4" w:tplc="08090019" w:tentative="1">
      <w:start w:val="1"/>
      <w:numFmt w:val="lowerLetter"/>
      <w:lvlText w:val="%5."/>
      <w:lvlJc w:val="left"/>
      <w:pPr>
        <w:ind w:left="5029" w:hanging="360"/>
      </w:pPr>
    </w:lvl>
    <w:lvl w:ilvl="5" w:tplc="0809001B" w:tentative="1">
      <w:start w:val="1"/>
      <w:numFmt w:val="lowerRoman"/>
      <w:lvlText w:val="%6."/>
      <w:lvlJc w:val="right"/>
      <w:pPr>
        <w:ind w:left="5749" w:hanging="180"/>
      </w:pPr>
    </w:lvl>
    <w:lvl w:ilvl="6" w:tplc="0809000F" w:tentative="1">
      <w:start w:val="1"/>
      <w:numFmt w:val="decimal"/>
      <w:lvlText w:val="%7."/>
      <w:lvlJc w:val="left"/>
      <w:pPr>
        <w:ind w:left="6469" w:hanging="360"/>
      </w:pPr>
    </w:lvl>
    <w:lvl w:ilvl="7" w:tplc="08090019" w:tentative="1">
      <w:start w:val="1"/>
      <w:numFmt w:val="lowerLetter"/>
      <w:lvlText w:val="%8."/>
      <w:lvlJc w:val="left"/>
      <w:pPr>
        <w:ind w:left="7189" w:hanging="360"/>
      </w:pPr>
    </w:lvl>
    <w:lvl w:ilvl="8" w:tplc="08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6" w15:restartNumberingAfterBreak="0">
    <w:nsid w:val="7A090062"/>
    <w:multiLevelType w:val="hybridMultilevel"/>
    <w:tmpl w:val="98546C3C"/>
    <w:lvl w:ilvl="0" w:tplc="184C821A">
      <w:start w:val="2"/>
      <w:numFmt w:val="lowerLetter"/>
      <w:lvlText w:val="%1."/>
      <w:lvlJc w:val="left"/>
      <w:pPr>
        <w:ind w:left="14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C4F3F05"/>
    <w:multiLevelType w:val="hybridMultilevel"/>
    <w:tmpl w:val="B8702A8C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42"/>
  </w:num>
  <w:num w:numId="4">
    <w:abstractNumId w:val="46"/>
  </w:num>
  <w:num w:numId="5">
    <w:abstractNumId w:val="28"/>
  </w:num>
  <w:num w:numId="6">
    <w:abstractNumId w:val="27"/>
  </w:num>
  <w:num w:numId="7">
    <w:abstractNumId w:val="24"/>
  </w:num>
  <w:num w:numId="8">
    <w:abstractNumId w:val="9"/>
  </w:num>
  <w:num w:numId="9">
    <w:abstractNumId w:val="14"/>
  </w:num>
  <w:num w:numId="10">
    <w:abstractNumId w:val="35"/>
  </w:num>
  <w:num w:numId="11">
    <w:abstractNumId w:val="38"/>
  </w:num>
  <w:num w:numId="12">
    <w:abstractNumId w:val="0"/>
  </w:num>
  <w:num w:numId="13">
    <w:abstractNumId w:val="34"/>
  </w:num>
  <w:num w:numId="14">
    <w:abstractNumId w:val="7"/>
  </w:num>
  <w:num w:numId="15">
    <w:abstractNumId w:val="40"/>
  </w:num>
  <w:num w:numId="16">
    <w:abstractNumId w:val="4"/>
  </w:num>
  <w:num w:numId="17">
    <w:abstractNumId w:val="18"/>
  </w:num>
  <w:num w:numId="18">
    <w:abstractNumId w:val="12"/>
  </w:num>
  <w:num w:numId="19">
    <w:abstractNumId w:val="33"/>
  </w:num>
  <w:num w:numId="20">
    <w:abstractNumId w:val="25"/>
  </w:num>
  <w:num w:numId="21">
    <w:abstractNumId w:val="43"/>
  </w:num>
  <w:num w:numId="22">
    <w:abstractNumId w:val="15"/>
  </w:num>
  <w:num w:numId="23">
    <w:abstractNumId w:val="39"/>
  </w:num>
  <w:num w:numId="24">
    <w:abstractNumId w:val="31"/>
  </w:num>
  <w:num w:numId="25">
    <w:abstractNumId w:val="22"/>
  </w:num>
  <w:num w:numId="26">
    <w:abstractNumId w:val="30"/>
  </w:num>
  <w:num w:numId="27">
    <w:abstractNumId w:val="41"/>
  </w:num>
  <w:num w:numId="28">
    <w:abstractNumId w:val="44"/>
  </w:num>
  <w:num w:numId="29">
    <w:abstractNumId w:val="16"/>
  </w:num>
  <w:num w:numId="30">
    <w:abstractNumId w:val="37"/>
  </w:num>
  <w:num w:numId="31">
    <w:abstractNumId w:val="3"/>
  </w:num>
  <w:num w:numId="32">
    <w:abstractNumId w:val="26"/>
  </w:num>
  <w:num w:numId="33">
    <w:abstractNumId w:val="45"/>
  </w:num>
  <w:num w:numId="34">
    <w:abstractNumId w:val="21"/>
  </w:num>
  <w:num w:numId="35">
    <w:abstractNumId w:val="29"/>
  </w:num>
  <w:num w:numId="36">
    <w:abstractNumId w:val="2"/>
  </w:num>
  <w:num w:numId="37">
    <w:abstractNumId w:val="23"/>
  </w:num>
  <w:num w:numId="38">
    <w:abstractNumId w:val="19"/>
  </w:num>
  <w:num w:numId="39">
    <w:abstractNumId w:val="47"/>
  </w:num>
  <w:num w:numId="40">
    <w:abstractNumId w:val="36"/>
  </w:num>
  <w:num w:numId="41">
    <w:abstractNumId w:val="11"/>
  </w:num>
  <w:num w:numId="42">
    <w:abstractNumId w:val="1"/>
  </w:num>
  <w:num w:numId="43">
    <w:abstractNumId w:val="5"/>
  </w:num>
  <w:num w:numId="44">
    <w:abstractNumId w:val="13"/>
  </w:num>
  <w:num w:numId="45">
    <w:abstractNumId w:val="17"/>
  </w:num>
  <w:num w:numId="46">
    <w:abstractNumId w:val="20"/>
  </w:num>
  <w:num w:numId="47">
    <w:abstractNumId w:val="10"/>
  </w:num>
  <w:num w:numId="48">
    <w:abstractNumId w:val="32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DK">
    <w15:presenceInfo w15:providerId="None" w15:userId="JD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activeWritingStyle w:appName="MSWord" w:lang="nl-NL" w:vendorID="64" w:dllVersion="6" w:nlCheck="1" w:checkStyle="0"/>
  <w:activeWritingStyle w:appName="MSWord" w:lang="en-A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nl-NL" w:vendorID="64" w:dllVersion="0" w:nlCheck="1" w:checkStyle="0"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GB" w:vendorID="64" w:dllVersion="4096" w:nlCheck="1" w:checkStyle="0"/>
  <w:activeWritingStyle w:appName="MSWord" w:lang="nl-NL" w:vendorID="64" w:dllVersion="4096" w:nlCheck="1" w:checkStyle="0"/>
  <w:activeWritingStyle w:appName="MSWord" w:lang="en-AU" w:vendorID="64" w:dllVersion="0" w:nlCheck="1" w:checkStyle="0"/>
  <w:activeWritingStyle w:appName="MSWord" w:lang="nl-NL" w:vendorID="1" w:dllVersion="512" w:checkStyle="1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533"/>
    <w:rsid w:val="00012453"/>
    <w:rsid w:val="000128FB"/>
    <w:rsid w:val="00014EC4"/>
    <w:rsid w:val="00016F77"/>
    <w:rsid w:val="00017F6B"/>
    <w:rsid w:val="00020E06"/>
    <w:rsid w:val="00024AA3"/>
    <w:rsid w:val="000250AE"/>
    <w:rsid w:val="000252BB"/>
    <w:rsid w:val="000276BC"/>
    <w:rsid w:val="00027833"/>
    <w:rsid w:val="00030DBF"/>
    <w:rsid w:val="000313A4"/>
    <w:rsid w:val="00035798"/>
    <w:rsid w:val="0004172F"/>
    <w:rsid w:val="00042045"/>
    <w:rsid w:val="000445D9"/>
    <w:rsid w:val="00047C3B"/>
    <w:rsid w:val="0005166B"/>
    <w:rsid w:val="00052E1A"/>
    <w:rsid w:val="000556A5"/>
    <w:rsid w:val="00056F60"/>
    <w:rsid w:val="00057FD6"/>
    <w:rsid w:val="0006019B"/>
    <w:rsid w:val="0006246D"/>
    <w:rsid w:val="0006374B"/>
    <w:rsid w:val="00066C11"/>
    <w:rsid w:val="00073821"/>
    <w:rsid w:val="00073D74"/>
    <w:rsid w:val="00076E49"/>
    <w:rsid w:val="000903F8"/>
    <w:rsid w:val="000A14A6"/>
    <w:rsid w:val="000A281F"/>
    <w:rsid w:val="000A6461"/>
    <w:rsid w:val="000B320B"/>
    <w:rsid w:val="000B644D"/>
    <w:rsid w:val="000C5D66"/>
    <w:rsid w:val="000C5E97"/>
    <w:rsid w:val="000C7D15"/>
    <w:rsid w:val="000D08EF"/>
    <w:rsid w:val="000E0291"/>
    <w:rsid w:val="000E04D2"/>
    <w:rsid w:val="000E0DC0"/>
    <w:rsid w:val="000F0546"/>
    <w:rsid w:val="000F3E07"/>
    <w:rsid w:val="000F5735"/>
    <w:rsid w:val="00101150"/>
    <w:rsid w:val="0010155A"/>
    <w:rsid w:val="0010322D"/>
    <w:rsid w:val="00104F66"/>
    <w:rsid w:val="001170D2"/>
    <w:rsid w:val="00122BEF"/>
    <w:rsid w:val="001346CA"/>
    <w:rsid w:val="001400E0"/>
    <w:rsid w:val="00142B2E"/>
    <w:rsid w:val="00146D0F"/>
    <w:rsid w:val="001475C1"/>
    <w:rsid w:val="00147E19"/>
    <w:rsid w:val="00183645"/>
    <w:rsid w:val="00185D58"/>
    <w:rsid w:val="001878B8"/>
    <w:rsid w:val="001971B4"/>
    <w:rsid w:val="001A021B"/>
    <w:rsid w:val="001A1143"/>
    <w:rsid w:val="001B1B23"/>
    <w:rsid w:val="001B29CD"/>
    <w:rsid w:val="001B465A"/>
    <w:rsid w:val="001B682C"/>
    <w:rsid w:val="001E109F"/>
    <w:rsid w:val="001E6095"/>
    <w:rsid w:val="001E77F7"/>
    <w:rsid w:val="00204FCC"/>
    <w:rsid w:val="00215CB0"/>
    <w:rsid w:val="0021689E"/>
    <w:rsid w:val="00220785"/>
    <w:rsid w:val="00222D9A"/>
    <w:rsid w:val="00225A9C"/>
    <w:rsid w:val="0022718E"/>
    <w:rsid w:val="002320F8"/>
    <w:rsid w:val="00240543"/>
    <w:rsid w:val="00241629"/>
    <w:rsid w:val="00242727"/>
    <w:rsid w:val="00242A24"/>
    <w:rsid w:val="0024646F"/>
    <w:rsid w:val="002602C7"/>
    <w:rsid w:val="002630DD"/>
    <w:rsid w:val="002712A5"/>
    <w:rsid w:val="00271A5E"/>
    <w:rsid w:val="00273E4E"/>
    <w:rsid w:val="00280285"/>
    <w:rsid w:val="002828E1"/>
    <w:rsid w:val="00291DF1"/>
    <w:rsid w:val="002A143B"/>
    <w:rsid w:val="002A1CC9"/>
    <w:rsid w:val="002A2E74"/>
    <w:rsid w:val="002A68C9"/>
    <w:rsid w:val="002A6C8A"/>
    <w:rsid w:val="002C1569"/>
    <w:rsid w:val="002C2594"/>
    <w:rsid w:val="002C3C24"/>
    <w:rsid w:val="002C529B"/>
    <w:rsid w:val="002C6A15"/>
    <w:rsid w:val="002C7131"/>
    <w:rsid w:val="002D0510"/>
    <w:rsid w:val="002D1FF1"/>
    <w:rsid w:val="002E0A57"/>
    <w:rsid w:val="002E4E10"/>
    <w:rsid w:val="00301398"/>
    <w:rsid w:val="00305C93"/>
    <w:rsid w:val="00306AA5"/>
    <w:rsid w:val="00312CD3"/>
    <w:rsid w:val="00316E42"/>
    <w:rsid w:val="003244FE"/>
    <w:rsid w:val="0033286A"/>
    <w:rsid w:val="0034091A"/>
    <w:rsid w:val="00341D68"/>
    <w:rsid w:val="00342755"/>
    <w:rsid w:val="0034636B"/>
    <w:rsid w:val="00347874"/>
    <w:rsid w:val="00350300"/>
    <w:rsid w:val="0035606B"/>
    <w:rsid w:val="00364276"/>
    <w:rsid w:val="0036716E"/>
    <w:rsid w:val="0037099A"/>
    <w:rsid w:val="003750AD"/>
    <w:rsid w:val="003755F7"/>
    <w:rsid w:val="0038630E"/>
    <w:rsid w:val="003925C1"/>
    <w:rsid w:val="003A5088"/>
    <w:rsid w:val="003B484E"/>
    <w:rsid w:val="003B4EA0"/>
    <w:rsid w:val="003C1236"/>
    <w:rsid w:val="003C3861"/>
    <w:rsid w:val="003C604E"/>
    <w:rsid w:val="003D037E"/>
    <w:rsid w:val="003D4709"/>
    <w:rsid w:val="003D7073"/>
    <w:rsid w:val="003E44CA"/>
    <w:rsid w:val="003F2B31"/>
    <w:rsid w:val="003F36F6"/>
    <w:rsid w:val="003F42BD"/>
    <w:rsid w:val="003F5322"/>
    <w:rsid w:val="00402DC9"/>
    <w:rsid w:val="0041288A"/>
    <w:rsid w:val="00414874"/>
    <w:rsid w:val="00415A79"/>
    <w:rsid w:val="00420535"/>
    <w:rsid w:val="004255C3"/>
    <w:rsid w:val="00431A1A"/>
    <w:rsid w:val="00441FD0"/>
    <w:rsid w:val="00442798"/>
    <w:rsid w:val="00450709"/>
    <w:rsid w:val="00453A25"/>
    <w:rsid w:val="00462637"/>
    <w:rsid w:val="00471847"/>
    <w:rsid w:val="00477CF8"/>
    <w:rsid w:val="004827B8"/>
    <w:rsid w:val="00486E23"/>
    <w:rsid w:val="0049616C"/>
    <w:rsid w:val="004973CC"/>
    <w:rsid w:val="00497527"/>
    <w:rsid w:val="004A0DEB"/>
    <w:rsid w:val="004A385F"/>
    <w:rsid w:val="004B339F"/>
    <w:rsid w:val="004C738C"/>
    <w:rsid w:val="004D1CE1"/>
    <w:rsid w:val="004D2C4C"/>
    <w:rsid w:val="004D30BD"/>
    <w:rsid w:val="004D3194"/>
    <w:rsid w:val="004D7409"/>
    <w:rsid w:val="004E52DA"/>
    <w:rsid w:val="004E780B"/>
    <w:rsid w:val="004F358A"/>
    <w:rsid w:val="005037E6"/>
    <w:rsid w:val="0050542F"/>
    <w:rsid w:val="0052753B"/>
    <w:rsid w:val="00527CE7"/>
    <w:rsid w:val="0053261D"/>
    <w:rsid w:val="00534A1A"/>
    <w:rsid w:val="00534E6B"/>
    <w:rsid w:val="005356BE"/>
    <w:rsid w:val="005369E5"/>
    <w:rsid w:val="005442F4"/>
    <w:rsid w:val="00544334"/>
    <w:rsid w:val="005446EC"/>
    <w:rsid w:val="00544FEE"/>
    <w:rsid w:val="005461A2"/>
    <w:rsid w:val="00547D61"/>
    <w:rsid w:val="005506EB"/>
    <w:rsid w:val="00550A72"/>
    <w:rsid w:val="0055168E"/>
    <w:rsid w:val="005566A8"/>
    <w:rsid w:val="0055755E"/>
    <w:rsid w:val="00567C24"/>
    <w:rsid w:val="005710FA"/>
    <w:rsid w:val="005763D2"/>
    <w:rsid w:val="00577E58"/>
    <w:rsid w:val="00582D52"/>
    <w:rsid w:val="00587DE9"/>
    <w:rsid w:val="005932DE"/>
    <w:rsid w:val="005A1EAF"/>
    <w:rsid w:val="005D5A00"/>
    <w:rsid w:val="005D775F"/>
    <w:rsid w:val="005F4CB3"/>
    <w:rsid w:val="005F68D5"/>
    <w:rsid w:val="005F7DFB"/>
    <w:rsid w:val="00601155"/>
    <w:rsid w:val="0061062A"/>
    <w:rsid w:val="00611014"/>
    <w:rsid w:val="0061129C"/>
    <w:rsid w:val="00620987"/>
    <w:rsid w:val="00624515"/>
    <w:rsid w:val="00625ACF"/>
    <w:rsid w:val="00627D9C"/>
    <w:rsid w:val="00630983"/>
    <w:rsid w:val="0063178D"/>
    <w:rsid w:val="00633DBC"/>
    <w:rsid w:val="00635250"/>
    <w:rsid w:val="006355BF"/>
    <w:rsid w:val="00635AB0"/>
    <w:rsid w:val="0063721F"/>
    <w:rsid w:val="006376F6"/>
    <w:rsid w:val="0064387F"/>
    <w:rsid w:val="00646E4F"/>
    <w:rsid w:val="00651DF2"/>
    <w:rsid w:val="00654EE2"/>
    <w:rsid w:val="0066671E"/>
    <w:rsid w:val="00680D28"/>
    <w:rsid w:val="0068455F"/>
    <w:rsid w:val="006850C4"/>
    <w:rsid w:val="006914EF"/>
    <w:rsid w:val="00694BEC"/>
    <w:rsid w:val="006A15F3"/>
    <w:rsid w:val="006B0CF9"/>
    <w:rsid w:val="006B2BAA"/>
    <w:rsid w:val="006B3A8B"/>
    <w:rsid w:val="006D1319"/>
    <w:rsid w:val="006E0AD6"/>
    <w:rsid w:val="006E51F3"/>
    <w:rsid w:val="006E7510"/>
    <w:rsid w:val="006F217D"/>
    <w:rsid w:val="006F270B"/>
    <w:rsid w:val="006F3E28"/>
    <w:rsid w:val="006F432D"/>
    <w:rsid w:val="006F44CA"/>
    <w:rsid w:val="006F6156"/>
    <w:rsid w:val="006F7C7A"/>
    <w:rsid w:val="00701BAD"/>
    <w:rsid w:val="007033D1"/>
    <w:rsid w:val="0070630B"/>
    <w:rsid w:val="00706C4B"/>
    <w:rsid w:val="00712B05"/>
    <w:rsid w:val="00714A8F"/>
    <w:rsid w:val="00717C50"/>
    <w:rsid w:val="007263D4"/>
    <w:rsid w:val="0072798F"/>
    <w:rsid w:val="007351BD"/>
    <w:rsid w:val="0073652E"/>
    <w:rsid w:val="00742293"/>
    <w:rsid w:val="007450CE"/>
    <w:rsid w:val="00773600"/>
    <w:rsid w:val="007768F1"/>
    <w:rsid w:val="0078291F"/>
    <w:rsid w:val="0078610A"/>
    <w:rsid w:val="0079083C"/>
    <w:rsid w:val="00794583"/>
    <w:rsid w:val="0079652E"/>
    <w:rsid w:val="007B1BF8"/>
    <w:rsid w:val="007C1549"/>
    <w:rsid w:val="007C5CE7"/>
    <w:rsid w:val="007C5F23"/>
    <w:rsid w:val="007C6841"/>
    <w:rsid w:val="007C6EA9"/>
    <w:rsid w:val="007D2610"/>
    <w:rsid w:val="007E5C46"/>
    <w:rsid w:val="007F0FCA"/>
    <w:rsid w:val="007F766B"/>
    <w:rsid w:val="00801A9F"/>
    <w:rsid w:val="008120FB"/>
    <w:rsid w:val="00812661"/>
    <w:rsid w:val="00820D50"/>
    <w:rsid w:val="00823BC6"/>
    <w:rsid w:val="00827980"/>
    <w:rsid w:val="0083040F"/>
    <w:rsid w:val="00833658"/>
    <w:rsid w:val="00841372"/>
    <w:rsid w:val="00843DDE"/>
    <w:rsid w:val="00850366"/>
    <w:rsid w:val="00855E10"/>
    <w:rsid w:val="00862533"/>
    <w:rsid w:val="008665B1"/>
    <w:rsid w:val="00880859"/>
    <w:rsid w:val="0088124B"/>
    <w:rsid w:val="008827E9"/>
    <w:rsid w:val="00885CC1"/>
    <w:rsid w:val="00894D9A"/>
    <w:rsid w:val="008B22EA"/>
    <w:rsid w:val="008B3040"/>
    <w:rsid w:val="008C6EC0"/>
    <w:rsid w:val="008D1D39"/>
    <w:rsid w:val="008D28B9"/>
    <w:rsid w:val="008D5C70"/>
    <w:rsid w:val="008E05D2"/>
    <w:rsid w:val="008E29B7"/>
    <w:rsid w:val="008F69A6"/>
    <w:rsid w:val="00900A63"/>
    <w:rsid w:val="00901CD2"/>
    <w:rsid w:val="00902A69"/>
    <w:rsid w:val="00903CF1"/>
    <w:rsid w:val="009062B7"/>
    <w:rsid w:val="00913483"/>
    <w:rsid w:val="00922C2F"/>
    <w:rsid w:val="009247AB"/>
    <w:rsid w:val="00930662"/>
    <w:rsid w:val="00930CD7"/>
    <w:rsid w:val="0093330A"/>
    <w:rsid w:val="00934401"/>
    <w:rsid w:val="00936337"/>
    <w:rsid w:val="00952557"/>
    <w:rsid w:val="009539A8"/>
    <w:rsid w:val="00962D65"/>
    <w:rsid w:val="00964D90"/>
    <w:rsid w:val="009800F6"/>
    <w:rsid w:val="00981855"/>
    <w:rsid w:val="00983350"/>
    <w:rsid w:val="0098338B"/>
    <w:rsid w:val="00992949"/>
    <w:rsid w:val="009A3CF8"/>
    <w:rsid w:val="009A6B0A"/>
    <w:rsid w:val="009B10E5"/>
    <w:rsid w:val="009B1394"/>
    <w:rsid w:val="009B7B0B"/>
    <w:rsid w:val="009C1E34"/>
    <w:rsid w:val="009C58EC"/>
    <w:rsid w:val="009C788C"/>
    <w:rsid w:val="009D1F30"/>
    <w:rsid w:val="009E360E"/>
    <w:rsid w:val="009E7A16"/>
    <w:rsid w:val="00A00301"/>
    <w:rsid w:val="00A0282B"/>
    <w:rsid w:val="00A03DF3"/>
    <w:rsid w:val="00A0603F"/>
    <w:rsid w:val="00A12547"/>
    <w:rsid w:val="00A2099B"/>
    <w:rsid w:val="00A2646C"/>
    <w:rsid w:val="00A47085"/>
    <w:rsid w:val="00A476D5"/>
    <w:rsid w:val="00A508E2"/>
    <w:rsid w:val="00A53913"/>
    <w:rsid w:val="00A61FAD"/>
    <w:rsid w:val="00A626F5"/>
    <w:rsid w:val="00A64A49"/>
    <w:rsid w:val="00A70401"/>
    <w:rsid w:val="00A70766"/>
    <w:rsid w:val="00A744F5"/>
    <w:rsid w:val="00A74CB7"/>
    <w:rsid w:val="00A760DD"/>
    <w:rsid w:val="00A809E3"/>
    <w:rsid w:val="00A809E6"/>
    <w:rsid w:val="00A81F09"/>
    <w:rsid w:val="00A82697"/>
    <w:rsid w:val="00A87329"/>
    <w:rsid w:val="00A9126A"/>
    <w:rsid w:val="00A978CF"/>
    <w:rsid w:val="00AA2C9A"/>
    <w:rsid w:val="00AA4EB1"/>
    <w:rsid w:val="00AA73BE"/>
    <w:rsid w:val="00AA75AD"/>
    <w:rsid w:val="00AB2FE3"/>
    <w:rsid w:val="00AC1133"/>
    <w:rsid w:val="00AC1141"/>
    <w:rsid w:val="00AC57B1"/>
    <w:rsid w:val="00AC5C65"/>
    <w:rsid w:val="00AC5E0C"/>
    <w:rsid w:val="00AD71D2"/>
    <w:rsid w:val="00AE0DC3"/>
    <w:rsid w:val="00AF3B02"/>
    <w:rsid w:val="00AF7C49"/>
    <w:rsid w:val="00B02B58"/>
    <w:rsid w:val="00B02BAC"/>
    <w:rsid w:val="00B02E88"/>
    <w:rsid w:val="00B11DD2"/>
    <w:rsid w:val="00B15FBA"/>
    <w:rsid w:val="00B21312"/>
    <w:rsid w:val="00B27A74"/>
    <w:rsid w:val="00B35CAF"/>
    <w:rsid w:val="00B5156A"/>
    <w:rsid w:val="00B601C1"/>
    <w:rsid w:val="00B6401D"/>
    <w:rsid w:val="00B6445C"/>
    <w:rsid w:val="00B65A57"/>
    <w:rsid w:val="00B6775B"/>
    <w:rsid w:val="00B71D35"/>
    <w:rsid w:val="00B72277"/>
    <w:rsid w:val="00B7364E"/>
    <w:rsid w:val="00B766D9"/>
    <w:rsid w:val="00B808FE"/>
    <w:rsid w:val="00B812CC"/>
    <w:rsid w:val="00B81FF9"/>
    <w:rsid w:val="00B84CB8"/>
    <w:rsid w:val="00B85061"/>
    <w:rsid w:val="00B90049"/>
    <w:rsid w:val="00B90197"/>
    <w:rsid w:val="00B92BD2"/>
    <w:rsid w:val="00B95DD9"/>
    <w:rsid w:val="00BA292B"/>
    <w:rsid w:val="00BB53C5"/>
    <w:rsid w:val="00BB5EFE"/>
    <w:rsid w:val="00BC01B1"/>
    <w:rsid w:val="00BC13C1"/>
    <w:rsid w:val="00BC1D6F"/>
    <w:rsid w:val="00BE0827"/>
    <w:rsid w:val="00BE46B6"/>
    <w:rsid w:val="00BE51FB"/>
    <w:rsid w:val="00BE7291"/>
    <w:rsid w:val="00BE72F4"/>
    <w:rsid w:val="00BF30C3"/>
    <w:rsid w:val="00BF4101"/>
    <w:rsid w:val="00BF6650"/>
    <w:rsid w:val="00C02306"/>
    <w:rsid w:val="00C0678C"/>
    <w:rsid w:val="00C06E87"/>
    <w:rsid w:val="00C1643F"/>
    <w:rsid w:val="00C17905"/>
    <w:rsid w:val="00C2011B"/>
    <w:rsid w:val="00C23526"/>
    <w:rsid w:val="00C31724"/>
    <w:rsid w:val="00C358F1"/>
    <w:rsid w:val="00C409EB"/>
    <w:rsid w:val="00C41FEF"/>
    <w:rsid w:val="00C42674"/>
    <w:rsid w:val="00C52C8B"/>
    <w:rsid w:val="00C5360B"/>
    <w:rsid w:val="00C5474B"/>
    <w:rsid w:val="00C54766"/>
    <w:rsid w:val="00C56F99"/>
    <w:rsid w:val="00C639D4"/>
    <w:rsid w:val="00C652BD"/>
    <w:rsid w:val="00C7434E"/>
    <w:rsid w:val="00C743BF"/>
    <w:rsid w:val="00C80FEE"/>
    <w:rsid w:val="00C82FBD"/>
    <w:rsid w:val="00C84F95"/>
    <w:rsid w:val="00C8589D"/>
    <w:rsid w:val="00C86548"/>
    <w:rsid w:val="00C951C2"/>
    <w:rsid w:val="00C96807"/>
    <w:rsid w:val="00C96FA8"/>
    <w:rsid w:val="00CB2B61"/>
    <w:rsid w:val="00CD29C7"/>
    <w:rsid w:val="00CD2C4B"/>
    <w:rsid w:val="00CD392F"/>
    <w:rsid w:val="00CD43E6"/>
    <w:rsid w:val="00CE2CE7"/>
    <w:rsid w:val="00CE4FFF"/>
    <w:rsid w:val="00CE6496"/>
    <w:rsid w:val="00CF22F1"/>
    <w:rsid w:val="00CF5131"/>
    <w:rsid w:val="00CF7705"/>
    <w:rsid w:val="00D015C0"/>
    <w:rsid w:val="00D017B2"/>
    <w:rsid w:val="00D020A9"/>
    <w:rsid w:val="00D062ED"/>
    <w:rsid w:val="00D06F1A"/>
    <w:rsid w:val="00D10C07"/>
    <w:rsid w:val="00D10C19"/>
    <w:rsid w:val="00D149A6"/>
    <w:rsid w:val="00D16796"/>
    <w:rsid w:val="00D17FF7"/>
    <w:rsid w:val="00D235F9"/>
    <w:rsid w:val="00D273A2"/>
    <w:rsid w:val="00D3144B"/>
    <w:rsid w:val="00D33A77"/>
    <w:rsid w:val="00D359C0"/>
    <w:rsid w:val="00D368BF"/>
    <w:rsid w:val="00D408E2"/>
    <w:rsid w:val="00D40D3B"/>
    <w:rsid w:val="00D42128"/>
    <w:rsid w:val="00D44A0F"/>
    <w:rsid w:val="00D45D54"/>
    <w:rsid w:val="00D513BD"/>
    <w:rsid w:val="00D51439"/>
    <w:rsid w:val="00D54498"/>
    <w:rsid w:val="00D546CA"/>
    <w:rsid w:val="00D615BF"/>
    <w:rsid w:val="00D6309B"/>
    <w:rsid w:val="00D64E97"/>
    <w:rsid w:val="00D65251"/>
    <w:rsid w:val="00D66122"/>
    <w:rsid w:val="00D74458"/>
    <w:rsid w:val="00D836B3"/>
    <w:rsid w:val="00D838A5"/>
    <w:rsid w:val="00D848DE"/>
    <w:rsid w:val="00D872F4"/>
    <w:rsid w:val="00D90C97"/>
    <w:rsid w:val="00D92840"/>
    <w:rsid w:val="00DA0ADF"/>
    <w:rsid w:val="00DA37E5"/>
    <w:rsid w:val="00DA5036"/>
    <w:rsid w:val="00DA6E14"/>
    <w:rsid w:val="00DB08F0"/>
    <w:rsid w:val="00DB2285"/>
    <w:rsid w:val="00DB27EA"/>
    <w:rsid w:val="00DB7B6F"/>
    <w:rsid w:val="00DC33A3"/>
    <w:rsid w:val="00DD1B3F"/>
    <w:rsid w:val="00DD5FC5"/>
    <w:rsid w:val="00DE1265"/>
    <w:rsid w:val="00DE51EA"/>
    <w:rsid w:val="00DF38AF"/>
    <w:rsid w:val="00E03282"/>
    <w:rsid w:val="00E05FA8"/>
    <w:rsid w:val="00E11635"/>
    <w:rsid w:val="00E1508C"/>
    <w:rsid w:val="00E15568"/>
    <w:rsid w:val="00E16354"/>
    <w:rsid w:val="00E21322"/>
    <w:rsid w:val="00E21597"/>
    <w:rsid w:val="00E2634B"/>
    <w:rsid w:val="00E3183F"/>
    <w:rsid w:val="00E32853"/>
    <w:rsid w:val="00E34841"/>
    <w:rsid w:val="00E349D6"/>
    <w:rsid w:val="00E40CB4"/>
    <w:rsid w:val="00E41297"/>
    <w:rsid w:val="00E4191E"/>
    <w:rsid w:val="00E437D5"/>
    <w:rsid w:val="00E5105A"/>
    <w:rsid w:val="00E52E9A"/>
    <w:rsid w:val="00E65E5C"/>
    <w:rsid w:val="00E75CB8"/>
    <w:rsid w:val="00E802E6"/>
    <w:rsid w:val="00E80787"/>
    <w:rsid w:val="00E863FB"/>
    <w:rsid w:val="00E905E9"/>
    <w:rsid w:val="00E91A58"/>
    <w:rsid w:val="00E92BA8"/>
    <w:rsid w:val="00E93233"/>
    <w:rsid w:val="00E93299"/>
    <w:rsid w:val="00E95478"/>
    <w:rsid w:val="00EA1637"/>
    <w:rsid w:val="00EA3DE9"/>
    <w:rsid w:val="00EA64D6"/>
    <w:rsid w:val="00EB0D16"/>
    <w:rsid w:val="00EC116F"/>
    <w:rsid w:val="00ED2153"/>
    <w:rsid w:val="00ED31EE"/>
    <w:rsid w:val="00ED6708"/>
    <w:rsid w:val="00EE3C20"/>
    <w:rsid w:val="00EF0C13"/>
    <w:rsid w:val="00EF78CF"/>
    <w:rsid w:val="00F00032"/>
    <w:rsid w:val="00F03EFE"/>
    <w:rsid w:val="00F066B9"/>
    <w:rsid w:val="00F157EB"/>
    <w:rsid w:val="00F20326"/>
    <w:rsid w:val="00F217FF"/>
    <w:rsid w:val="00F2515D"/>
    <w:rsid w:val="00F2610C"/>
    <w:rsid w:val="00F26176"/>
    <w:rsid w:val="00F50A39"/>
    <w:rsid w:val="00F5275C"/>
    <w:rsid w:val="00F528ED"/>
    <w:rsid w:val="00F56081"/>
    <w:rsid w:val="00F560DE"/>
    <w:rsid w:val="00F56917"/>
    <w:rsid w:val="00F61865"/>
    <w:rsid w:val="00F647CF"/>
    <w:rsid w:val="00F700A3"/>
    <w:rsid w:val="00F71B6F"/>
    <w:rsid w:val="00F81813"/>
    <w:rsid w:val="00F83B55"/>
    <w:rsid w:val="00F83D32"/>
    <w:rsid w:val="00F83EE8"/>
    <w:rsid w:val="00F937FC"/>
    <w:rsid w:val="00F9405A"/>
    <w:rsid w:val="00F940E3"/>
    <w:rsid w:val="00FA10DF"/>
    <w:rsid w:val="00FA2223"/>
    <w:rsid w:val="00FA50C7"/>
    <w:rsid w:val="00FA5CF3"/>
    <w:rsid w:val="00FA747C"/>
    <w:rsid w:val="00FB2177"/>
    <w:rsid w:val="00FC0D05"/>
    <w:rsid w:val="00FC3072"/>
    <w:rsid w:val="00FC44AD"/>
    <w:rsid w:val="00FC7F91"/>
    <w:rsid w:val="00FD0352"/>
    <w:rsid w:val="00FD5C7C"/>
    <w:rsid w:val="00FE15D8"/>
    <w:rsid w:val="00FE2A1D"/>
    <w:rsid w:val="00FF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D6CD6B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62533"/>
    <w:rPr>
      <w:lang w:val="en-AU"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Voettekst">
    <w:name w:val="footer"/>
    <w:basedOn w:val="Standaard"/>
    <w:link w:val="VoettekstChar"/>
    <w:uiPriority w:val="99"/>
    <w:rsid w:val="00862533"/>
    <w:pPr>
      <w:tabs>
        <w:tab w:val="center" w:pos="4153"/>
        <w:tab w:val="right" w:pos="8306"/>
      </w:tabs>
    </w:pPr>
  </w:style>
  <w:style w:type="table" w:styleId="Elegantetabel">
    <w:name w:val="Table Elegant"/>
    <w:basedOn w:val="Standaardtabel"/>
    <w:rsid w:val="0086253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lattetekstinspringen">
    <w:name w:val="Body Text Indent"/>
    <w:basedOn w:val="Standaard"/>
    <w:link w:val="PlattetekstinspringenChar"/>
    <w:rsid w:val="00862533"/>
    <w:pPr>
      <w:ind w:hanging="567"/>
    </w:pPr>
    <w:rPr>
      <w:lang w:val="nl-NL"/>
    </w:rPr>
  </w:style>
  <w:style w:type="paragraph" w:styleId="Plattetekst">
    <w:name w:val="Body Text"/>
    <w:basedOn w:val="Standaard"/>
    <w:rsid w:val="00625ACF"/>
    <w:pPr>
      <w:spacing w:after="120"/>
    </w:pPr>
  </w:style>
  <w:style w:type="paragraph" w:styleId="Ballontekst">
    <w:name w:val="Balloon Text"/>
    <w:basedOn w:val="Standaard"/>
    <w:link w:val="BallontekstChar"/>
    <w:rsid w:val="00D408E2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rsid w:val="00D408E2"/>
    <w:rPr>
      <w:rFonts w:ascii="Tahoma" w:hAnsi="Tahoma" w:cs="Tahoma"/>
      <w:sz w:val="16"/>
      <w:szCs w:val="16"/>
      <w:lang w:val="en-AU" w:eastAsia="en-US"/>
    </w:rPr>
  </w:style>
  <w:style w:type="paragraph" w:styleId="Lijstalinea">
    <w:name w:val="List Paragraph"/>
    <w:basedOn w:val="Standaard"/>
    <w:uiPriority w:val="34"/>
    <w:qFormat/>
    <w:rsid w:val="00D408E2"/>
    <w:pPr>
      <w:ind w:left="720"/>
      <w:contextualSpacing/>
    </w:pPr>
  </w:style>
  <w:style w:type="table" w:styleId="Tabelraster1">
    <w:name w:val="Table Grid 1"/>
    <w:basedOn w:val="Standaardtabel"/>
    <w:rsid w:val="00D408E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optekst">
    <w:name w:val="header"/>
    <w:basedOn w:val="Standaard"/>
    <w:link w:val="KoptekstChar"/>
    <w:rsid w:val="00D408E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rsid w:val="00D408E2"/>
    <w:rPr>
      <w:lang w:val="en-AU" w:eastAsia="en-US"/>
    </w:rPr>
  </w:style>
  <w:style w:type="character" w:customStyle="1" w:styleId="VoettekstChar">
    <w:name w:val="Voettekst Char"/>
    <w:basedOn w:val="Standaardalinea-lettertype"/>
    <w:link w:val="Voettekst"/>
    <w:uiPriority w:val="99"/>
    <w:rsid w:val="00D408E2"/>
    <w:rPr>
      <w:lang w:val="en-AU" w:eastAsia="en-US"/>
    </w:rPr>
  </w:style>
  <w:style w:type="paragraph" w:styleId="Normaalweb">
    <w:name w:val="Normal (Web)"/>
    <w:basedOn w:val="Standaard"/>
    <w:uiPriority w:val="99"/>
    <w:unhideWhenUsed/>
    <w:rsid w:val="002C2594"/>
    <w:pPr>
      <w:spacing w:before="100" w:beforeAutospacing="1" w:after="100" w:afterAutospacing="1"/>
    </w:pPr>
    <w:rPr>
      <w:rFonts w:ascii="Times" w:eastAsiaTheme="minorEastAsia" w:hAnsi="Times"/>
      <w:lang w:val="en-GB"/>
    </w:rPr>
  </w:style>
  <w:style w:type="table" w:styleId="Tabelraster">
    <w:name w:val="Table Grid"/>
    <w:basedOn w:val="Standaardtabel"/>
    <w:uiPriority w:val="39"/>
    <w:rsid w:val="003B48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rsid w:val="002A6C8A"/>
  </w:style>
  <w:style w:type="paragraph" w:customStyle="1" w:styleId="Standard">
    <w:name w:val="Standard"/>
    <w:rsid w:val="00C5474B"/>
    <w:pPr>
      <w:suppressAutoHyphens/>
      <w:autoSpaceDN w:val="0"/>
      <w:textAlignment w:val="baseline"/>
    </w:pPr>
    <w:rPr>
      <w:rFonts w:ascii="Verdana" w:hAnsi="Verdana"/>
      <w:kern w:val="3"/>
      <w:lang w:eastAsia="zh-CN"/>
    </w:rPr>
  </w:style>
  <w:style w:type="character" w:styleId="Verwijzingopmerking">
    <w:name w:val="annotation reference"/>
    <w:basedOn w:val="Standaardalinea-lettertype"/>
    <w:rsid w:val="00E93233"/>
    <w:rPr>
      <w:sz w:val="18"/>
      <w:szCs w:val="18"/>
    </w:rPr>
  </w:style>
  <w:style w:type="paragraph" w:styleId="Tekstopmerking">
    <w:name w:val="annotation text"/>
    <w:basedOn w:val="Standaard"/>
    <w:link w:val="TekstopmerkingChar"/>
    <w:rsid w:val="00E93233"/>
  </w:style>
  <w:style w:type="character" w:customStyle="1" w:styleId="TekstopmerkingChar">
    <w:name w:val="Tekst opmerking Char"/>
    <w:basedOn w:val="Standaardalinea-lettertype"/>
    <w:link w:val="Tekstopmerking"/>
    <w:rsid w:val="00E93233"/>
    <w:rPr>
      <w:sz w:val="24"/>
      <w:szCs w:val="24"/>
      <w:lang w:val="en-AU" w:eastAsia="en-US"/>
    </w:rPr>
  </w:style>
  <w:style w:type="paragraph" w:styleId="Onderwerpvanopmerking">
    <w:name w:val="annotation subject"/>
    <w:basedOn w:val="Tekstopmerking"/>
    <w:next w:val="Tekstopmerking"/>
    <w:link w:val="OnderwerpvanopmerkingChar"/>
    <w:rsid w:val="00E93233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rsid w:val="00E93233"/>
    <w:rPr>
      <w:b/>
      <w:bCs/>
      <w:sz w:val="24"/>
      <w:szCs w:val="24"/>
      <w:lang w:val="en-AU" w:eastAsia="en-US"/>
    </w:rPr>
  </w:style>
  <w:style w:type="character" w:customStyle="1" w:styleId="PlattetekstinspringenChar">
    <w:name w:val="Platte tekst inspringen Char"/>
    <w:basedOn w:val="Standaardalinea-lettertype"/>
    <w:link w:val="Plattetekstinspringen"/>
    <w:rsid w:val="00420535"/>
    <w:rPr>
      <w:lang w:eastAsia="en-US"/>
    </w:rPr>
  </w:style>
  <w:style w:type="character" w:styleId="Tekstvantijdelijkeaanduiding">
    <w:name w:val="Placeholder Text"/>
    <w:basedOn w:val="Standaardalinea-lettertype"/>
    <w:uiPriority w:val="99"/>
    <w:semiHidden/>
    <w:rsid w:val="00C31724"/>
    <w:rPr>
      <w:color w:val="808080"/>
    </w:rPr>
  </w:style>
  <w:style w:type="paragraph" w:styleId="Revisie">
    <w:name w:val="Revision"/>
    <w:hidden/>
    <w:uiPriority w:val="99"/>
    <w:semiHidden/>
    <w:rsid w:val="001400E0"/>
    <w:rPr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58B4E-22B5-2E49-A81F-133240099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918</Words>
  <Characters>5055</Characters>
  <Application>Microsoft Office Word</Application>
  <DocSecurity>0</DocSecurity>
  <Lines>42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Code : BOVH2BCH1</vt:lpstr>
      <vt:lpstr>Code : BOVH2BCH1</vt:lpstr>
    </vt:vector>
  </TitlesOfParts>
  <Company>Hanzehogeschool Groningen</Company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 : BOVH2BCH1</dc:title>
  <dc:subject/>
  <dc:creator>goris</dc:creator>
  <cp:keywords/>
  <dc:description/>
  <cp:lastModifiedBy>Nabuurs SM, Sanne</cp:lastModifiedBy>
  <cp:revision>4</cp:revision>
  <cp:lastPrinted>2016-01-29T07:11:00Z</cp:lastPrinted>
  <dcterms:created xsi:type="dcterms:W3CDTF">2021-11-01T14:11:00Z</dcterms:created>
  <dcterms:modified xsi:type="dcterms:W3CDTF">2021-11-02T08:24:00Z</dcterms:modified>
</cp:coreProperties>
</file>